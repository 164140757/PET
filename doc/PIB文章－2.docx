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3F86E" w14:textId="77777777" w:rsidR="00573C47" w:rsidRDefault="00573C47" w:rsidP="00573C47">
      <w:pPr>
        <w:spacing w:line="400" w:lineRule="exact"/>
        <w:jc w:val="center"/>
        <w:rPr>
          <w:b/>
          <w:sz w:val="24"/>
        </w:rPr>
      </w:pPr>
      <w:r w:rsidRPr="001D450F">
        <w:rPr>
          <w:b/>
          <w:sz w:val="24"/>
        </w:rPr>
        <w:t>[</w:t>
      </w:r>
      <w:r w:rsidRPr="001D450F">
        <w:rPr>
          <w:b/>
          <w:sz w:val="24"/>
          <w:vertAlign w:val="superscript"/>
        </w:rPr>
        <w:t>11</w:t>
      </w:r>
      <w:r w:rsidRPr="001D450F">
        <w:rPr>
          <w:b/>
          <w:sz w:val="24"/>
        </w:rPr>
        <w:t>C]</w:t>
      </w:r>
      <w:r w:rsidRPr="001D450F">
        <w:rPr>
          <w:rFonts w:hint="eastAsia"/>
          <w:b/>
          <w:sz w:val="24"/>
        </w:rPr>
        <w:t>-</w:t>
      </w:r>
      <w:r w:rsidRPr="001D450F">
        <w:rPr>
          <w:b/>
          <w:sz w:val="24"/>
        </w:rPr>
        <w:t>PIB</w:t>
      </w:r>
      <w:r w:rsidRPr="001D450F">
        <w:rPr>
          <w:rFonts w:hint="eastAsia"/>
          <w:b/>
          <w:sz w:val="24"/>
        </w:rPr>
        <w:t>全自动</w:t>
      </w:r>
      <w:r w:rsidR="00134BC5" w:rsidRPr="001D450F">
        <w:rPr>
          <w:rFonts w:hint="eastAsia"/>
          <w:b/>
          <w:sz w:val="24"/>
        </w:rPr>
        <w:t>化</w:t>
      </w:r>
      <w:r w:rsidRPr="001D450F">
        <w:rPr>
          <w:rFonts w:hint="eastAsia"/>
          <w:b/>
          <w:sz w:val="24"/>
        </w:rPr>
        <w:t>合成</w:t>
      </w:r>
      <w:r w:rsidR="00134BC5" w:rsidRPr="001D450F">
        <w:rPr>
          <w:rFonts w:hint="eastAsia"/>
          <w:b/>
          <w:sz w:val="24"/>
        </w:rPr>
        <w:t>改进及其在</w:t>
      </w:r>
      <w:r w:rsidR="00134BC5" w:rsidRPr="001D450F">
        <w:rPr>
          <w:rFonts w:hint="eastAsia"/>
          <w:b/>
          <w:sz w:val="24"/>
        </w:rPr>
        <w:t>aMCI</w:t>
      </w:r>
      <w:r w:rsidRPr="001D450F">
        <w:rPr>
          <w:rFonts w:hint="eastAsia"/>
          <w:b/>
          <w:sz w:val="24"/>
        </w:rPr>
        <w:t>显像研究</w:t>
      </w:r>
      <w:r w:rsidR="00134BC5" w:rsidRPr="001D450F">
        <w:rPr>
          <w:rFonts w:hint="eastAsia"/>
          <w:b/>
          <w:sz w:val="24"/>
        </w:rPr>
        <w:t>中的探索</w:t>
      </w:r>
    </w:p>
    <w:p w14:paraId="586FA49D" w14:textId="7FCDD31B" w:rsidR="00C30347" w:rsidRDefault="00C87961" w:rsidP="00C30347">
      <w:pPr>
        <w:jc w:val="center"/>
      </w:pPr>
      <w:ins w:id="0" w:author="jiao wang" w:date="2017-11-24T10:15:00Z">
        <w:r>
          <w:rPr>
            <w:rFonts w:hint="eastAsia"/>
            <w:highlight w:val="yellow"/>
          </w:rPr>
          <w:t>孔艳艳，</w:t>
        </w:r>
        <w:r>
          <w:rPr>
            <w:rFonts w:hint="eastAsia"/>
            <w:highlight w:val="yellow"/>
          </w:rPr>
          <w:t xml:space="preserve"> </w:t>
        </w:r>
      </w:ins>
      <w:ins w:id="1" w:author="jiao wang" w:date="2017-11-24T10:16:00Z">
        <w:r>
          <w:rPr>
            <w:rFonts w:hint="eastAsia"/>
            <w:highlight w:val="yellow"/>
          </w:rPr>
          <w:t>管一晖</w:t>
        </w:r>
      </w:ins>
      <w:del w:id="2" w:author="jiao wang" w:date="2017-11-24T10:15:00Z">
        <w:r w:rsidR="00C30347" w:rsidRPr="00C30347" w:rsidDel="00C87961">
          <w:rPr>
            <w:rFonts w:hint="eastAsia"/>
            <w:highlight w:val="yellow"/>
          </w:rPr>
          <w:delText>作者</w:delText>
        </w:r>
      </w:del>
    </w:p>
    <w:p w14:paraId="53666C4D" w14:textId="77777777" w:rsidR="00C30347" w:rsidRDefault="00C30347" w:rsidP="00C30347">
      <w:pPr>
        <w:jc w:val="center"/>
        <w:rPr>
          <w:rFonts w:cs="Helvetica Neue"/>
          <w:kern w:val="0"/>
        </w:rPr>
      </w:pPr>
      <w:r>
        <w:rPr>
          <w:rFonts w:cs="Helvetica Neue" w:hint="eastAsia"/>
          <w:kern w:val="0"/>
        </w:rPr>
        <w:t>复旦大学附属华山医院</w:t>
      </w:r>
      <w:r>
        <w:rPr>
          <w:rFonts w:cs="Helvetica Neue" w:hint="eastAsia"/>
          <w:kern w:val="0"/>
        </w:rPr>
        <w:t>PET</w:t>
      </w:r>
      <w:r>
        <w:rPr>
          <w:rFonts w:cs="Helvetica Neue" w:hint="eastAsia"/>
          <w:kern w:val="0"/>
        </w:rPr>
        <w:t>中心，</w:t>
      </w:r>
      <w:r>
        <w:rPr>
          <w:rFonts w:cs="Helvetica Neue" w:hint="eastAsia"/>
          <w:kern w:val="0"/>
        </w:rPr>
        <w:t>200235</w:t>
      </w:r>
    </w:p>
    <w:p w14:paraId="39EE3FCB" w14:textId="77777777" w:rsidR="00573C47" w:rsidRPr="001D450F" w:rsidRDefault="00457CBB" w:rsidP="00573C47">
      <w:pPr>
        <w:spacing w:line="400" w:lineRule="exact"/>
        <w:rPr>
          <w:sz w:val="24"/>
        </w:rPr>
      </w:pPr>
      <w:r w:rsidRPr="001D450F">
        <w:rPr>
          <w:rFonts w:hint="eastAsia"/>
          <w:b/>
          <w:sz w:val="24"/>
        </w:rPr>
        <w:t>［摘要］</w:t>
      </w:r>
      <w:r w:rsidR="00573C47" w:rsidRPr="001D450F">
        <w:rPr>
          <w:rFonts w:hint="eastAsia"/>
          <w:b/>
          <w:sz w:val="24"/>
        </w:rPr>
        <w:t>目的</w:t>
      </w:r>
      <w:r w:rsidR="00573C47" w:rsidRPr="001D450F">
        <w:rPr>
          <w:rFonts w:hint="eastAsia"/>
          <w:sz w:val="24"/>
        </w:rPr>
        <w:t>：为改善</w:t>
      </w:r>
      <w:r w:rsidR="00573C47" w:rsidRPr="001D450F">
        <w:rPr>
          <w:sz w:val="24"/>
        </w:rPr>
        <w:t>[</w:t>
      </w:r>
      <w:r w:rsidR="00573C47" w:rsidRPr="001D450F">
        <w:rPr>
          <w:sz w:val="24"/>
          <w:vertAlign w:val="superscript"/>
        </w:rPr>
        <w:t>11</w:t>
      </w:r>
      <w:r w:rsidR="00573C47" w:rsidRPr="001D450F">
        <w:rPr>
          <w:sz w:val="24"/>
        </w:rPr>
        <w:t>C]-PIB</w:t>
      </w:r>
      <w:r w:rsidR="00573C47" w:rsidRPr="001D450F">
        <w:rPr>
          <w:rFonts w:hint="eastAsia"/>
          <w:sz w:val="24"/>
        </w:rPr>
        <w:t>的自动化制备，提高其放化纯和比活度，</w:t>
      </w:r>
      <w:r w:rsidR="00686F3F">
        <w:rPr>
          <w:rFonts w:hint="eastAsia"/>
          <w:sz w:val="24"/>
        </w:rPr>
        <w:t>解决临床使用局限性</w:t>
      </w:r>
      <w:r w:rsidR="00573C47" w:rsidRPr="001D450F">
        <w:rPr>
          <w:rFonts w:hint="eastAsia"/>
          <w:sz w:val="24"/>
        </w:rPr>
        <w:t>。应用</w:t>
      </w:r>
      <w:r w:rsidR="00573C47" w:rsidRPr="001D450F">
        <w:rPr>
          <w:sz w:val="24"/>
        </w:rPr>
        <w:t>PMOD</w:t>
      </w:r>
      <w:r w:rsidR="00573C47" w:rsidRPr="001D450F">
        <w:rPr>
          <w:rFonts w:hint="eastAsia"/>
          <w:sz w:val="24"/>
        </w:rPr>
        <w:t>软件对</w:t>
      </w:r>
      <w:r w:rsidR="00573C47" w:rsidRPr="001D450F">
        <w:rPr>
          <w:sz w:val="24"/>
        </w:rPr>
        <w:t>[</w:t>
      </w:r>
      <w:r w:rsidR="00573C47" w:rsidRPr="001D450F">
        <w:rPr>
          <w:sz w:val="24"/>
          <w:vertAlign w:val="superscript"/>
        </w:rPr>
        <w:t>11</w:t>
      </w:r>
      <w:r w:rsidR="00573C47" w:rsidRPr="001D450F">
        <w:rPr>
          <w:sz w:val="24"/>
        </w:rPr>
        <w:t>C]-PIB PET/MRI</w:t>
      </w:r>
      <w:r w:rsidR="00573C47" w:rsidRPr="001D450F">
        <w:rPr>
          <w:rFonts w:hint="eastAsia"/>
          <w:sz w:val="24"/>
        </w:rPr>
        <w:t>进行分析，探讨</w:t>
      </w:r>
      <w:r w:rsidR="00573C47" w:rsidRPr="001D450F">
        <w:rPr>
          <w:sz w:val="24"/>
        </w:rPr>
        <w:t>[</w:t>
      </w:r>
      <w:r w:rsidR="00573C47" w:rsidRPr="001D450F">
        <w:rPr>
          <w:sz w:val="24"/>
          <w:vertAlign w:val="superscript"/>
        </w:rPr>
        <w:t>11</w:t>
      </w:r>
      <w:r w:rsidR="00573C47" w:rsidRPr="001D450F">
        <w:rPr>
          <w:sz w:val="24"/>
        </w:rPr>
        <w:t>C]-PIB PET</w:t>
      </w:r>
      <w:r w:rsidR="00573C47" w:rsidRPr="001D450F">
        <w:rPr>
          <w:rFonts w:hint="eastAsia"/>
          <w:sz w:val="24"/>
        </w:rPr>
        <w:t>定量分析方法，为</w:t>
      </w:r>
      <w:r w:rsidR="00686F3F" w:rsidRPr="001D450F">
        <w:rPr>
          <w:kern w:val="0"/>
          <w:sz w:val="24"/>
        </w:rPr>
        <w:t>Aβ</w:t>
      </w:r>
      <w:r w:rsidR="00573C47" w:rsidRPr="001D450F">
        <w:rPr>
          <w:rFonts w:hint="eastAsia"/>
          <w:sz w:val="24"/>
        </w:rPr>
        <w:t>蛋白显像的临床应用</w:t>
      </w:r>
      <w:r w:rsidR="00686F3F">
        <w:rPr>
          <w:rFonts w:hint="eastAsia"/>
          <w:sz w:val="24"/>
        </w:rPr>
        <w:t>提供定量分析方法</w:t>
      </w:r>
      <w:r w:rsidR="00573C47" w:rsidRPr="001D450F">
        <w:rPr>
          <w:rFonts w:hint="eastAsia"/>
          <w:sz w:val="24"/>
        </w:rPr>
        <w:t>。</w:t>
      </w:r>
    </w:p>
    <w:p w14:paraId="0412328E" w14:textId="0C442A56" w:rsidR="00573C47" w:rsidRPr="001D450F" w:rsidRDefault="00573C47" w:rsidP="00B0371E">
      <w:pPr>
        <w:autoSpaceDE w:val="0"/>
        <w:autoSpaceDN w:val="0"/>
        <w:adjustRightInd w:val="0"/>
        <w:spacing w:line="400" w:lineRule="exact"/>
        <w:rPr>
          <w:sz w:val="24"/>
        </w:rPr>
      </w:pPr>
      <w:r w:rsidRPr="001D450F">
        <w:rPr>
          <w:rFonts w:hint="eastAsia"/>
          <w:b/>
          <w:sz w:val="24"/>
        </w:rPr>
        <w:t>方法</w:t>
      </w:r>
      <w:r w:rsidRPr="001D450F">
        <w:rPr>
          <w:rFonts w:hint="eastAsia"/>
          <w:sz w:val="24"/>
        </w:rPr>
        <w:t>：采用</w:t>
      </w:r>
      <w:r w:rsidRPr="001D450F">
        <w:rPr>
          <w:sz w:val="24"/>
        </w:rPr>
        <w:t>TRACERlab FXc</w:t>
      </w:r>
      <w:r w:rsidRPr="001D450F">
        <w:rPr>
          <w:rFonts w:hint="eastAsia"/>
          <w:sz w:val="24"/>
        </w:rPr>
        <w:t>自动化模块</w:t>
      </w:r>
      <w:r w:rsidR="00686F3F">
        <w:rPr>
          <w:rFonts w:hint="eastAsia"/>
          <w:sz w:val="24"/>
        </w:rPr>
        <w:t>制备高比活度、高放化纯、高产率的</w:t>
      </w:r>
      <w:r w:rsidR="00686F3F" w:rsidRPr="001D450F">
        <w:rPr>
          <w:kern w:val="0"/>
          <w:sz w:val="24"/>
        </w:rPr>
        <w:t>Aβ</w:t>
      </w:r>
      <w:r w:rsidR="00686F3F">
        <w:rPr>
          <w:rFonts w:hint="eastAsia"/>
          <w:kern w:val="0"/>
          <w:sz w:val="24"/>
        </w:rPr>
        <w:t>显像剂</w:t>
      </w:r>
      <w:r w:rsidRPr="001D450F">
        <w:rPr>
          <w:sz w:val="24"/>
          <w:lang w:bidi="th-TH"/>
        </w:rPr>
        <w:t>[</w:t>
      </w:r>
      <w:r w:rsidRPr="001D450F">
        <w:rPr>
          <w:sz w:val="24"/>
          <w:vertAlign w:val="superscript"/>
          <w:lang w:bidi="th-TH"/>
        </w:rPr>
        <w:t>11</w:t>
      </w:r>
      <w:r w:rsidRPr="001D450F">
        <w:rPr>
          <w:sz w:val="24"/>
          <w:lang w:bidi="th-TH"/>
        </w:rPr>
        <w:t>C]6-OH-BTA-1</w:t>
      </w:r>
      <w:r w:rsidRPr="001D450F">
        <w:rPr>
          <w:rFonts w:hint="eastAsia"/>
          <w:sz w:val="24"/>
          <w:lang w:bidi="th-TH"/>
        </w:rPr>
        <w:t>，即</w:t>
      </w:r>
      <w:r w:rsidRPr="001D450F">
        <w:rPr>
          <w:sz w:val="24"/>
        </w:rPr>
        <w:t>[</w:t>
      </w:r>
      <w:r w:rsidRPr="001D450F">
        <w:rPr>
          <w:sz w:val="24"/>
          <w:vertAlign w:val="superscript"/>
        </w:rPr>
        <w:t>11</w:t>
      </w:r>
      <w:r w:rsidRPr="001D450F">
        <w:rPr>
          <w:sz w:val="24"/>
        </w:rPr>
        <w:t>C]-PIB</w:t>
      </w:r>
      <w:r w:rsidR="00686F3F">
        <w:rPr>
          <w:rFonts w:hint="eastAsia"/>
          <w:sz w:val="24"/>
        </w:rPr>
        <w:t>，并</w:t>
      </w:r>
      <w:r w:rsidRPr="001D450F">
        <w:rPr>
          <w:rFonts w:hint="eastAsia"/>
          <w:sz w:val="24"/>
        </w:rPr>
        <w:t>对</w:t>
      </w:r>
      <w:r w:rsidRPr="001D450F">
        <w:rPr>
          <w:sz w:val="24"/>
        </w:rPr>
        <w:t>[</w:t>
      </w:r>
      <w:r w:rsidRPr="001D450F">
        <w:rPr>
          <w:sz w:val="24"/>
          <w:vertAlign w:val="superscript"/>
        </w:rPr>
        <w:t>11</w:t>
      </w:r>
      <w:r w:rsidRPr="001D450F">
        <w:rPr>
          <w:sz w:val="24"/>
        </w:rPr>
        <w:t>C]-PIB</w:t>
      </w:r>
      <w:r w:rsidRPr="001D450F">
        <w:rPr>
          <w:rFonts w:hint="eastAsia"/>
          <w:sz w:val="24"/>
        </w:rPr>
        <w:t>进行标准质量控制。收集</w:t>
      </w:r>
      <w:r w:rsidR="00B0371E" w:rsidRPr="001D450F">
        <w:rPr>
          <w:rFonts w:hint="eastAsia"/>
          <w:kern w:val="0"/>
          <w:sz w:val="24"/>
        </w:rPr>
        <w:t>17</w:t>
      </w:r>
      <w:r w:rsidR="00B0371E">
        <w:rPr>
          <w:rFonts w:hint="eastAsia"/>
          <w:kern w:val="0"/>
          <w:sz w:val="24"/>
        </w:rPr>
        <w:t>例</w:t>
      </w:r>
      <w:r w:rsidR="00B0371E" w:rsidRPr="001D450F">
        <w:rPr>
          <w:rFonts w:hint="eastAsia"/>
          <w:kern w:val="0"/>
          <w:sz w:val="24"/>
        </w:rPr>
        <w:t>经过临床</w:t>
      </w:r>
      <w:r w:rsidR="00B0371E" w:rsidRPr="001D450F">
        <w:rPr>
          <w:sz w:val="24"/>
        </w:rPr>
        <w:t>MMSE</w:t>
      </w:r>
      <w:r w:rsidR="00B0371E" w:rsidRPr="001D450F">
        <w:rPr>
          <w:rFonts w:hint="eastAsia"/>
          <w:sz w:val="24"/>
        </w:rPr>
        <w:t>评分、</w:t>
      </w:r>
      <w:r w:rsidR="00B0371E" w:rsidRPr="001D450F">
        <w:rPr>
          <w:sz w:val="24"/>
        </w:rPr>
        <w:t>AVLT</w:t>
      </w:r>
      <w:r w:rsidR="00B0371E" w:rsidRPr="001D450F">
        <w:rPr>
          <w:rFonts w:hint="eastAsia"/>
          <w:sz w:val="24"/>
        </w:rPr>
        <w:t>延迟回忆、波士顿命名测验、连线测验</w:t>
      </w:r>
      <w:r w:rsidR="00B0371E" w:rsidRPr="001D450F">
        <w:rPr>
          <w:sz w:val="24"/>
        </w:rPr>
        <w:t>B</w:t>
      </w:r>
      <w:r w:rsidR="00B0371E" w:rsidRPr="001D450F">
        <w:rPr>
          <w:rFonts w:hint="eastAsia"/>
          <w:sz w:val="24"/>
        </w:rPr>
        <w:t>、动物言语流畅性测验、临床痴呆评分和</w:t>
      </w:r>
      <w:r w:rsidR="00B0371E" w:rsidRPr="001D450F">
        <w:rPr>
          <w:rFonts w:cs="宋体"/>
          <w:kern w:val="0"/>
          <w:sz w:val="24"/>
          <w:szCs w:val="16"/>
        </w:rPr>
        <w:t>Hachinski</w:t>
      </w:r>
      <w:r w:rsidR="00B0371E" w:rsidRPr="001D450F">
        <w:rPr>
          <w:rFonts w:cs="宋体" w:hint="eastAsia"/>
          <w:kern w:val="0"/>
          <w:sz w:val="24"/>
          <w:szCs w:val="16"/>
        </w:rPr>
        <w:t>缺血评分综合分析，诊断为</w:t>
      </w:r>
      <w:r w:rsidR="00B0371E" w:rsidRPr="001D450F">
        <w:rPr>
          <w:rFonts w:cs="宋体" w:hint="eastAsia"/>
          <w:kern w:val="0"/>
          <w:sz w:val="24"/>
          <w:szCs w:val="16"/>
        </w:rPr>
        <w:t>aMCI</w:t>
      </w:r>
      <w:r w:rsidR="00B0371E" w:rsidRPr="001D450F">
        <w:rPr>
          <w:rFonts w:cs="宋体" w:hint="eastAsia"/>
          <w:kern w:val="0"/>
          <w:sz w:val="24"/>
          <w:szCs w:val="16"/>
        </w:rPr>
        <w:t>患者</w:t>
      </w:r>
      <w:r w:rsidRPr="001D450F">
        <w:rPr>
          <w:rFonts w:hint="eastAsia"/>
          <w:sz w:val="24"/>
        </w:rPr>
        <w:t>行</w:t>
      </w:r>
      <w:r w:rsidRPr="001D450F">
        <w:rPr>
          <w:rFonts w:hint="eastAsia"/>
          <w:sz w:val="24"/>
        </w:rPr>
        <w:t>MRI</w:t>
      </w:r>
      <w:r w:rsidRPr="001D450F">
        <w:rPr>
          <w:rFonts w:hint="eastAsia"/>
          <w:sz w:val="24"/>
        </w:rPr>
        <w:t>和</w:t>
      </w:r>
      <w:r w:rsidRPr="001D450F">
        <w:rPr>
          <w:rFonts w:hint="eastAsia"/>
          <w:sz w:val="24"/>
        </w:rPr>
        <w:t>PET/CT</w:t>
      </w:r>
      <w:r w:rsidRPr="001D450F">
        <w:rPr>
          <w:rFonts w:hint="eastAsia"/>
          <w:sz w:val="24"/>
        </w:rPr>
        <w:t>检查，</w:t>
      </w:r>
      <w:r w:rsidR="00686F3F">
        <w:rPr>
          <w:rFonts w:hint="eastAsia"/>
          <w:sz w:val="24"/>
        </w:rPr>
        <w:t>后</w:t>
      </w:r>
      <w:r w:rsidRPr="001D450F">
        <w:rPr>
          <w:rFonts w:hint="eastAsia"/>
          <w:sz w:val="24"/>
        </w:rPr>
        <w:t>用</w:t>
      </w:r>
      <w:r w:rsidRPr="001D450F">
        <w:rPr>
          <w:rFonts w:hint="eastAsia"/>
          <w:sz w:val="24"/>
        </w:rPr>
        <w:t>PMOD</w:t>
      </w:r>
      <w:r w:rsidRPr="001D450F">
        <w:rPr>
          <w:rFonts w:hint="eastAsia"/>
          <w:sz w:val="24"/>
        </w:rPr>
        <w:t>软件对各个脑区进行</w:t>
      </w:r>
      <w:r w:rsidR="00686F3F">
        <w:rPr>
          <w:rFonts w:hint="eastAsia"/>
          <w:sz w:val="24"/>
        </w:rPr>
        <w:t>定量</w:t>
      </w:r>
      <w:r w:rsidRPr="001D450F">
        <w:rPr>
          <w:rFonts w:hint="eastAsia"/>
          <w:sz w:val="24"/>
        </w:rPr>
        <w:t>分析</w:t>
      </w:r>
      <w:r w:rsidR="00686F3F">
        <w:rPr>
          <w:rFonts w:hint="eastAsia"/>
          <w:sz w:val="24"/>
        </w:rPr>
        <w:t>，探索</w:t>
      </w:r>
      <w:r w:rsidR="00686F3F" w:rsidRPr="001D450F">
        <w:rPr>
          <w:sz w:val="24"/>
        </w:rPr>
        <w:t>[</w:t>
      </w:r>
      <w:r w:rsidR="00686F3F" w:rsidRPr="001D450F">
        <w:rPr>
          <w:sz w:val="24"/>
          <w:vertAlign w:val="superscript"/>
        </w:rPr>
        <w:t>11</w:t>
      </w:r>
      <w:r w:rsidR="00686F3F" w:rsidRPr="001D450F">
        <w:rPr>
          <w:sz w:val="24"/>
        </w:rPr>
        <w:t>C]-PIB</w:t>
      </w:r>
      <w:r w:rsidR="00686F3F">
        <w:rPr>
          <w:rFonts w:hint="eastAsia"/>
          <w:sz w:val="24"/>
        </w:rPr>
        <w:t>在</w:t>
      </w:r>
      <w:r w:rsidR="00686F3F">
        <w:rPr>
          <w:rFonts w:hint="eastAsia"/>
          <w:sz w:val="24"/>
        </w:rPr>
        <w:t>aMCI</w:t>
      </w:r>
      <w:r w:rsidR="00686F3F">
        <w:rPr>
          <w:rFonts w:hint="eastAsia"/>
          <w:sz w:val="24"/>
        </w:rPr>
        <w:t>诊断中的价值，建立相定量分析方法学</w:t>
      </w:r>
      <w:r w:rsidRPr="001D450F">
        <w:rPr>
          <w:rFonts w:hint="eastAsia"/>
          <w:sz w:val="24"/>
        </w:rPr>
        <w:t>。</w:t>
      </w:r>
    </w:p>
    <w:p w14:paraId="492A22F7" w14:textId="77777777" w:rsidR="00305F9D" w:rsidRPr="001D450F" w:rsidRDefault="00573C47" w:rsidP="00573C47">
      <w:pPr>
        <w:pStyle w:val="aa"/>
        <w:spacing w:after="0" w:line="400" w:lineRule="exact"/>
        <w:ind w:leftChars="0" w:left="0"/>
        <w:rPr>
          <w:sz w:val="24"/>
        </w:rPr>
      </w:pPr>
      <w:r w:rsidRPr="001D450F">
        <w:rPr>
          <w:rFonts w:hint="eastAsia"/>
          <w:b/>
          <w:sz w:val="24"/>
        </w:rPr>
        <w:t>结果</w:t>
      </w:r>
      <w:r w:rsidRPr="001D450F">
        <w:rPr>
          <w:rFonts w:hint="eastAsia"/>
          <w:sz w:val="24"/>
        </w:rPr>
        <w:t>：</w:t>
      </w:r>
      <w:r w:rsidRPr="001D450F">
        <w:rPr>
          <w:rStyle w:val="a4"/>
          <w:rFonts w:cs="Arial" w:hint="eastAsia"/>
          <w:b w:val="0"/>
          <w:sz w:val="24"/>
        </w:rPr>
        <w:t>采用新模块改进后自动化合成</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rStyle w:val="a4"/>
          <w:rFonts w:cs="Arial" w:hint="eastAsia"/>
          <w:b w:val="0"/>
          <w:sz w:val="24"/>
        </w:rPr>
        <w:t>，其比活度、放射性浓度都得到明显改善，有利于临床应用，制备的</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rStyle w:val="a4"/>
          <w:rFonts w:cs="Arial" w:hint="eastAsia"/>
          <w:b w:val="0"/>
          <w:sz w:val="24"/>
        </w:rPr>
        <w:t>澄清透明无沉淀，</w:t>
      </w:r>
      <w:r w:rsidRPr="001D450F">
        <w:rPr>
          <w:rStyle w:val="a4"/>
          <w:rFonts w:cs="Arial" w:hint="eastAsia"/>
          <w:b w:val="0"/>
          <w:sz w:val="24"/>
        </w:rPr>
        <w:t>pH</w:t>
      </w:r>
      <w:r w:rsidRPr="001D450F">
        <w:rPr>
          <w:rStyle w:val="a4"/>
          <w:rFonts w:cs="Arial" w:hint="eastAsia"/>
          <w:b w:val="0"/>
          <w:sz w:val="24"/>
        </w:rPr>
        <w:t>值为</w:t>
      </w:r>
      <w:r w:rsidRPr="001D450F">
        <w:rPr>
          <w:rStyle w:val="a4"/>
          <w:rFonts w:cs="Arial" w:hint="eastAsia"/>
          <w:b w:val="0"/>
          <w:sz w:val="24"/>
        </w:rPr>
        <w:t>6.9-7.0</w:t>
      </w:r>
      <w:r w:rsidRPr="001D450F">
        <w:rPr>
          <w:rStyle w:val="a4"/>
          <w:rFonts w:cs="Arial" w:hint="eastAsia"/>
          <w:b w:val="0"/>
          <w:sz w:val="24"/>
        </w:rPr>
        <w:t>，</w:t>
      </w:r>
      <w:r w:rsidRPr="001D450F">
        <w:rPr>
          <w:rFonts w:hint="eastAsia"/>
          <w:kern w:val="0"/>
          <w:sz w:val="24"/>
        </w:rPr>
        <w:t>无菌滤膜通透性压力≥</w:t>
      </w:r>
      <w:r w:rsidRPr="001D450F">
        <w:rPr>
          <w:kern w:val="0"/>
          <w:sz w:val="24"/>
        </w:rPr>
        <w:t>0.4 MPa</w:t>
      </w:r>
      <w:r w:rsidRPr="001D450F">
        <w:rPr>
          <w:rFonts w:hint="eastAsia"/>
          <w:kern w:val="0"/>
          <w:sz w:val="24"/>
        </w:rPr>
        <w:t>，乙醇含量</w:t>
      </w:r>
      <w:r w:rsidRPr="001D450F">
        <w:rPr>
          <w:kern w:val="0"/>
          <w:sz w:val="24"/>
        </w:rPr>
        <w:t>&lt;10%</w:t>
      </w:r>
      <w:r w:rsidRPr="001D450F">
        <w:rPr>
          <w:rFonts w:hint="eastAsia"/>
          <w:kern w:val="0"/>
          <w:sz w:val="24"/>
        </w:rPr>
        <w:t>，</w:t>
      </w:r>
      <w:r w:rsidRPr="001D450F">
        <w:rPr>
          <w:kern w:val="0"/>
          <w:sz w:val="24"/>
        </w:rPr>
        <w:t>RCP&gt;95%</w:t>
      </w:r>
      <w:r w:rsidRPr="001D450F">
        <w:rPr>
          <w:rFonts w:hint="eastAsia"/>
          <w:kern w:val="0"/>
          <w:sz w:val="24"/>
        </w:rPr>
        <w:t>，放射性浓度为</w:t>
      </w:r>
      <w:r w:rsidRPr="001D450F">
        <w:rPr>
          <w:kern w:val="0"/>
          <w:sz w:val="24"/>
        </w:rPr>
        <w:t>17.6 mCi/mL</w:t>
      </w:r>
      <w:r w:rsidRPr="001D450F">
        <w:rPr>
          <w:rFonts w:hint="eastAsia"/>
          <w:kern w:val="0"/>
          <w:sz w:val="24"/>
        </w:rPr>
        <w:t>，放射性半衰期为</w:t>
      </w:r>
      <w:r w:rsidRPr="001D450F">
        <w:rPr>
          <w:kern w:val="0"/>
          <w:sz w:val="24"/>
        </w:rPr>
        <w:t>20</w:t>
      </w:r>
      <w:r w:rsidRPr="001D450F">
        <w:rPr>
          <w:rFonts w:hint="eastAsia"/>
          <w:kern w:val="0"/>
          <w:sz w:val="24"/>
        </w:rPr>
        <w:t>±</w:t>
      </w:r>
      <w:r w:rsidRPr="001D450F">
        <w:rPr>
          <w:kern w:val="0"/>
          <w:sz w:val="24"/>
        </w:rPr>
        <w:t>2 min</w:t>
      </w:r>
      <w:r w:rsidRPr="001D450F">
        <w:rPr>
          <w:rFonts w:hint="eastAsia"/>
          <w:kern w:val="0"/>
          <w:sz w:val="24"/>
        </w:rPr>
        <w:t>，比活度为</w:t>
      </w:r>
      <w:r w:rsidRPr="001D450F">
        <w:rPr>
          <w:sz w:val="24"/>
        </w:rPr>
        <w:t>4 ± 0.3 Ci/µmol</w:t>
      </w:r>
      <w:r w:rsidRPr="001D450F">
        <w:rPr>
          <w:rFonts w:hint="eastAsia"/>
          <w:sz w:val="24"/>
        </w:rPr>
        <w:t>，细菌学及内毒素实验均为阴性，各项指标均符合</w:t>
      </w:r>
      <w:r w:rsidRPr="001D450F">
        <w:rPr>
          <w:kern w:val="0"/>
          <w:sz w:val="24"/>
        </w:rPr>
        <w:t>SFDA</w:t>
      </w:r>
      <w:r w:rsidRPr="001D450F">
        <w:rPr>
          <w:rFonts w:hint="eastAsia"/>
          <w:kern w:val="0"/>
          <w:sz w:val="24"/>
        </w:rPr>
        <w:t>颁布的《正电子放射性药物质量控制指导原则》。</w:t>
      </w:r>
      <w:r w:rsidR="00B0371E">
        <w:rPr>
          <w:rFonts w:cs="宋体" w:hint="eastAsia"/>
          <w:kern w:val="0"/>
          <w:sz w:val="24"/>
          <w:szCs w:val="16"/>
        </w:rPr>
        <w:t>aMCI</w:t>
      </w:r>
      <w:r w:rsidR="00B0371E">
        <w:rPr>
          <w:rFonts w:cs="宋体" w:hint="eastAsia"/>
          <w:kern w:val="0"/>
          <w:sz w:val="24"/>
          <w:szCs w:val="16"/>
        </w:rPr>
        <w:t>患者</w:t>
      </w:r>
      <w:r w:rsidRPr="001D450F">
        <w:rPr>
          <w:rFonts w:cs="宋体" w:hint="eastAsia"/>
          <w:kern w:val="0"/>
          <w:sz w:val="24"/>
          <w:szCs w:val="16"/>
        </w:rPr>
        <w:t>行</w:t>
      </w:r>
      <w:r w:rsidRPr="001D450F">
        <w:rPr>
          <w:rFonts w:cs="宋体" w:hint="eastAsia"/>
          <w:kern w:val="0"/>
          <w:sz w:val="24"/>
          <w:szCs w:val="16"/>
        </w:rPr>
        <w:t>PET/MRI</w:t>
      </w:r>
      <w:r w:rsidRPr="001D450F">
        <w:rPr>
          <w:rFonts w:cs="宋体" w:hint="eastAsia"/>
          <w:kern w:val="0"/>
          <w:sz w:val="24"/>
          <w:szCs w:val="16"/>
        </w:rPr>
        <w:t>检查后，</w:t>
      </w:r>
      <w:r w:rsidRPr="001D450F">
        <w:rPr>
          <w:rFonts w:cs="宋体" w:hint="eastAsia"/>
          <w:kern w:val="0"/>
          <w:sz w:val="24"/>
          <w:szCs w:val="16"/>
        </w:rPr>
        <w:t>PMOD</w:t>
      </w:r>
      <w:r w:rsidRPr="001D450F">
        <w:rPr>
          <w:rFonts w:cs="宋体" w:hint="eastAsia"/>
          <w:kern w:val="0"/>
          <w:sz w:val="24"/>
          <w:szCs w:val="16"/>
        </w:rPr>
        <w:t>分析显示</w:t>
      </w:r>
      <w:r w:rsidRPr="001D450F">
        <w:rPr>
          <w:rFonts w:hint="eastAsia"/>
          <w:sz w:val="24"/>
        </w:rPr>
        <w:t>其中</w:t>
      </w:r>
      <w:r w:rsidRPr="001D450F">
        <w:rPr>
          <w:sz w:val="24"/>
        </w:rPr>
        <w:t>13</w:t>
      </w:r>
      <w:r w:rsidRPr="001D450F">
        <w:rPr>
          <w:rFonts w:hint="eastAsia"/>
          <w:sz w:val="24"/>
        </w:rPr>
        <w:t>例病人</w:t>
      </w:r>
      <w:r w:rsidRPr="001D450F">
        <w:rPr>
          <w:sz w:val="24"/>
        </w:rPr>
        <w:t>PET/MRI</w:t>
      </w:r>
      <w:r w:rsidRPr="001D450F">
        <w:rPr>
          <w:rFonts w:hint="eastAsia"/>
          <w:sz w:val="24"/>
        </w:rPr>
        <w:t>检查示额叶、顶叶、颞叶、枕叶、楔叶、海马、扣带回后部、脑干、丘脑、白质等有不同程度</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rStyle w:val="a4"/>
          <w:rFonts w:cs="Arial" w:hint="eastAsia"/>
          <w:b w:val="0"/>
          <w:sz w:val="24"/>
        </w:rPr>
        <w:t>沉积，以额叶、顶叶、颞叶、枕叶、楔叶、扣带回后部最明显，</w:t>
      </w:r>
      <w:r w:rsidRPr="001D450F">
        <w:rPr>
          <w:rStyle w:val="a4"/>
          <w:rFonts w:cs="Arial" w:hint="eastAsia"/>
          <w:b w:val="0"/>
          <w:sz w:val="24"/>
        </w:rPr>
        <w:t>4</w:t>
      </w:r>
      <w:r w:rsidRPr="001D450F">
        <w:rPr>
          <w:rStyle w:val="a4"/>
          <w:rFonts w:cs="Arial" w:hint="eastAsia"/>
          <w:b w:val="0"/>
          <w:sz w:val="24"/>
        </w:rPr>
        <w:t>例这些区域无明显</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rStyle w:val="a4"/>
          <w:rFonts w:cs="Arial" w:hint="eastAsia"/>
          <w:b w:val="0"/>
          <w:sz w:val="24"/>
        </w:rPr>
        <w:t>沉积。</w:t>
      </w:r>
      <w:r w:rsidRPr="001D450F">
        <w:rPr>
          <w:rFonts w:hint="eastAsia"/>
          <w:sz w:val="24"/>
        </w:rPr>
        <w:t>PMOD</w:t>
      </w:r>
      <w:r w:rsidRPr="001D450F">
        <w:rPr>
          <w:rFonts w:hint="eastAsia"/>
          <w:sz w:val="24"/>
        </w:rPr>
        <w:t>为脑部各脑区分析提供一种定量方法，</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sz w:val="24"/>
        </w:rPr>
        <w:t xml:space="preserve"> </w:t>
      </w:r>
      <w:r w:rsidRPr="001D450F">
        <w:rPr>
          <w:rFonts w:hint="eastAsia"/>
          <w:sz w:val="24"/>
        </w:rPr>
        <w:t>PET</w:t>
      </w:r>
      <w:r w:rsidRPr="001D450F">
        <w:rPr>
          <w:rFonts w:hint="eastAsia"/>
          <w:sz w:val="24"/>
        </w:rPr>
        <w:t>检查显示临床诊断为</w:t>
      </w:r>
      <w:r w:rsidRPr="001D450F">
        <w:rPr>
          <w:rFonts w:hint="eastAsia"/>
          <w:sz w:val="24"/>
        </w:rPr>
        <w:t>aMCI</w:t>
      </w:r>
      <w:r w:rsidRPr="001D450F">
        <w:rPr>
          <w:rFonts w:hint="eastAsia"/>
          <w:sz w:val="24"/>
        </w:rPr>
        <w:t>的</w:t>
      </w:r>
      <w:r w:rsidRPr="001D450F">
        <w:rPr>
          <w:rFonts w:hint="eastAsia"/>
          <w:sz w:val="24"/>
        </w:rPr>
        <w:t>17</w:t>
      </w:r>
      <w:r w:rsidRPr="001D450F">
        <w:rPr>
          <w:rFonts w:hint="eastAsia"/>
          <w:sz w:val="24"/>
        </w:rPr>
        <w:t>例病例，其</w:t>
      </w:r>
      <w:r w:rsidRPr="001D450F">
        <w:rPr>
          <w:rStyle w:val="a4"/>
          <w:rFonts w:cs="Arial" w:hint="eastAsia"/>
          <w:b w:val="0"/>
          <w:sz w:val="24"/>
        </w:rPr>
        <w:t>在</w:t>
      </w:r>
      <w:r w:rsidRPr="001D450F">
        <w:rPr>
          <w:rStyle w:val="a4"/>
          <w:rFonts w:cs="Arial" w:hint="eastAsia"/>
          <w:b w:val="0"/>
          <w:sz w:val="24"/>
        </w:rPr>
        <w:t>aMCI</w:t>
      </w:r>
      <w:r w:rsidRPr="001D450F">
        <w:rPr>
          <w:rStyle w:val="a4"/>
          <w:rFonts w:cs="Arial" w:hint="eastAsia"/>
          <w:b w:val="0"/>
          <w:sz w:val="24"/>
        </w:rPr>
        <w:t>筛选的阳性率为</w:t>
      </w:r>
      <w:r w:rsidRPr="001D450F">
        <w:rPr>
          <w:rStyle w:val="a4"/>
          <w:rFonts w:cs="Arial" w:hint="eastAsia"/>
          <w:b w:val="0"/>
          <w:sz w:val="24"/>
        </w:rPr>
        <w:t>76.5%</w:t>
      </w:r>
      <w:r w:rsidRPr="001D450F">
        <w:rPr>
          <w:rStyle w:val="a4"/>
          <w:rFonts w:cs="Arial" w:hint="eastAsia"/>
          <w:b w:val="0"/>
          <w:sz w:val="24"/>
        </w:rPr>
        <w:t>，进一步研究有待于今后随访确定。</w:t>
      </w:r>
    </w:p>
    <w:p w14:paraId="708C2C1A" w14:textId="77777777" w:rsidR="00573C47" w:rsidRPr="001D450F" w:rsidRDefault="00305F9D" w:rsidP="00573C47">
      <w:pPr>
        <w:pStyle w:val="aa"/>
        <w:spacing w:after="0" w:line="400" w:lineRule="exact"/>
        <w:ind w:leftChars="0" w:left="0"/>
        <w:rPr>
          <w:sz w:val="24"/>
        </w:rPr>
      </w:pPr>
      <w:r w:rsidRPr="001D450F">
        <w:rPr>
          <w:rFonts w:hint="eastAsia"/>
          <w:b/>
          <w:sz w:val="24"/>
        </w:rPr>
        <w:t>结论：</w:t>
      </w:r>
      <w:r w:rsidR="00134BC5" w:rsidRPr="001D450F">
        <w:rPr>
          <w:rStyle w:val="a4"/>
          <w:rFonts w:cs="Arial"/>
          <w:b w:val="0"/>
          <w:sz w:val="24"/>
        </w:rPr>
        <w:t>[</w:t>
      </w:r>
      <w:r w:rsidR="00134BC5" w:rsidRPr="001D450F">
        <w:rPr>
          <w:rStyle w:val="a4"/>
          <w:rFonts w:cs="Arial"/>
          <w:b w:val="0"/>
          <w:sz w:val="24"/>
          <w:vertAlign w:val="superscript"/>
        </w:rPr>
        <w:t>11</w:t>
      </w:r>
      <w:r w:rsidR="00134BC5" w:rsidRPr="001D450F">
        <w:rPr>
          <w:rStyle w:val="a4"/>
          <w:rFonts w:cs="Arial"/>
          <w:b w:val="0"/>
          <w:sz w:val="24"/>
        </w:rPr>
        <w:t>C]</w:t>
      </w:r>
      <w:r w:rsidR="00134BC5" w:rsidRPr="001D450F">
        <w:rPr>
          <w:rStyle w:val="a4"/>
          <w:rFonts w:cs="Arial" w:hint="eastAsia"/>
          <w:b w:val="0"/>
          <w:sz w:val="24"/>
        </w:rPr>
        <w:t>-</w:t>
      </w:r>
      <w:r w:rsidR="00134BC5" w:rsidRPr="001D450F">
        <w:rPr>
          <w:rStyle w:val="a4"/>
          <w:rFonts w:cs="Arial"/>
          <w:b w:val="0"/>
          <w:sz w:val="24"/>
        </w:rPr>
        <w:t>PIB</w:t>
      </w:r>
      <w:r w:rsidR="00134BC5" w:rsidRPr="001D450F">
        <w:rPr>
          <w:rStyle w:val="a4"/>
          <w:rFonts w:cs="Arial" w:hint="eastAsia"/>
          <w:b w:val="0"/>
          <w:sz w:val="24"/>
        </w:rPr>
        <w:t>改进后，其比活度、放射性浓度、放化纯等都得到明显改善，有利于临床应用。</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sz w:val="24"/>
        </w:rPr>
        <w:t xml:space="preserve"> </w:t>
      </w:r>
      <w:r w:rsidRPr="001D450F">
        <w:rPr>
          <w:rFonts w:hint="eastAsia"/>
          <w:sz w:val="24"/>
        </w:rPr>
        <w:t>PET</w:t>
      </w:r>
      <w:r w:rsidR="00312705" w:rsidRPr="001D450F">
        <w:rPr>
          <w:rFonts w:hint="eastAsia"/>
          <w:sz w:val="24"/>
        </w:rPr>
        <w:t>对</w:t>
      </w:r>
      <w:r w:rsidR="00312705" w:rsidRPr="001D450F">
        <w:rPr>
          <w:rFonts w:hint="eastAsia"/>
          <w:sz w:val="24"/>
        </w:rPr>
        <w:t>aMCI</w:t>
      </w:r>
      <w:r w:rsidR="00312705" w:rsidRPr="001D450F">
        <w:rPr>
          <w:rFonts w:hint="eastAsia"/>
          <w:sz w:val="24"/>
        </w:rPr>
        <w:t>早期诊断具有重要意义，</w:t>
      </w:r>
      <w:r w:rsidR="00312705" w:rsidRPr="001D450F">
        <w:rPr>
          <w:rStyle w:val="a4"/>
          <w:rFonts w:cs="Arial"/>
          <w:b w:val="0"/>
          <w:sz w:val="24"/>
        </w:rPr>
        <w:t>[</w:t>
      </w:r>
      <w:r w:rsidR="00312705" w:rsidRPr="001D450F">
        <w:rPr>
          <w:rStyle w:val="a4"/>
          <w:rFonts w:cs="Arial"/>
          <w:b w:val="0"/>
          <w:sz w:val="24"/>
          <w:vertAlign w:val="superscript"/>
        </w:rPr>
        <w:t>11</w:t>
      </w:r>
      <w:r w:rsidR="00312705" w:rsidRPr="001D450F">
        <w:rPr>
          <w:rStyle w:val="a4"/>
          <w:rFonts w:cs="Arial"/>
          <w:b w:val="0"/>
          <w:sz w:val="24"/>
        </w:rPr>
        <w:t>C]</w:t>
      </w:r>
      <w:r w:rsidR="00312705" w:rsidRPr="001D450F">
        <w:rPr>
          <w:rStyle w:val="a4"/>
          <w:rFonts w:cs="Arial" w:hint="eastAsia"/>
          <w:b w:val="0"/>
          <w:sz w:val="24"/>
        </w:rPr>
        <w:t>-</w:t>
      </w:r>
      <w:r w:rsidR="00312705" w:rsidRPr="001D450F">
        <w:rPr>
          <w:rStyle w:val="a4"/>
          <w:rFonts w:cs="Arial"/>
          <w:b w:val="0"/>
          <w:sz w:val="24"/>
        </w:rPr>
        <w:t>PIB</w:t>
      </w:r>
      <w:r w:rsidR="00312705" w:rsidRPr="001D450F">
        <w:rPr>
          <w:sz w:val="24"/>
        </w:rPr>
        <w:t xml:space="preserve"> </w:t>
      </w:r>
      <w:r w:rsidR="00312705" w:rsidRPr="001D450F">
        <w:rPr>
          <w:rFonts w:hint="eastAsia"/>
          <w:sz w:val="24"/>
        </w:rPr>
        <w:t>PET</w:t>
      </w:r>
      <w:r w:rsidR="00686F3F">
        <w:rPr>
          <w:rFonts w:hint="eastAsia"/>
          <w:sz w:val="24"/>
        </w:rPr>
        <w:t>的</w:t>
      </w:r>
      <w:r w:rsidR="00686F3F">
        <w:rPr>
          <w:rFonts w:hint="eastAsia"/>
          <w:sz w:val="24"/>
        </w:rPr>
        <w:t>PET</w:t>
      </w:r>
      <w:r w:rsidR="00686F3F">
        <w:rPr>
          <w:rFonts w:hint="eastAsia"/>
          <w:sz w:val="24"/>
        </w:rPr>
        <w:t>显像应用将为</w:t>
      </w:r>
      <w:r w:rsidR="00686F3F">
        <w:rPr>
          <w:rFonts w:hint="eastAsia"/>
          <w:sz w:val="24"/>
        </w:rPr>
        <w:t>AD</w:t>
      </w:r>
      <w:r w:rsidR="00686F3F">
        <w:rPr>
          <w:rFonts w:hint="eastAsia"/>
          <w:sz w:val="24"/>
        </w:rPr>
        <w:t>早期诊断</w:t>
      </w:r>
      <w:r w:rsidR="00B0371E">
        <w:rPr>
          <w:rFonts w:hint="eastAsia"/>
          <w:sz w:val="24"/>
        </w:rPr>
        <w:t>提供无创、客观的定量分析方法</w:t>
      </w:r>
      <w:r w:rsidRPr="001D450F">
        <w:rPr>
          <w:rFonts w:hint="eastAsia"/>
          <w:sz w:val="24"/>
        </w:rPr>
        <w:t>。</w:t>
      </w:r>
    </w:p>
    <w:p w14:paraId="4C84E17F" w14:textId="77777777" w:rsidR="00457CBB" w:rsidRPr="007C69C8" w:rsidRDefault="00457CBB" w:rsidP="00573C47">
      <w:pPr>
        <w:pStyle w:val="aa"/>
        <w:spacing w:after="0" w:line="400" w:lineRule="exact"/>
        <w:ind w:leftChars="0" w:left="0"/>
        <w:rPr>
          <w:rStyle w:val="a4"/>
          <w:b w:val="0"/>
          <w:sz w:val="24"/>
        </w:rPr>
      </w:pPr>
      <w:r w:rsidRPr="00DB1142">
        <w:rPr>
          <w:rStyle w:val="a4"/>
          <w:rFonts w:hint="eastAsia"/>
          <w:sz w:val="24"/>
        </w:rPr>
        <w:t>［关键词］</w:t>
      </w:r>
      <w:r w:rsidR="00007C66" w:rsidRPr="00DB1142">
        <w:rPr>
          <w:rStyle w:val="a4"/>
          <w:rFonts w:hint="eastAsia"/>
          <w:b w:val="0"/>
          <w:sz w:val="24"/>
        </w:rPr>
        <w:t>阿尔茨海默病，β淀粉样蛋白，</w:t>
      </w:r>
      <w:r w:rsidR="00264180" w:rsidRPr="00264180">
        <w:rPr>
          <w:rStyle w:val="a4"/>
          <w:rFonts w:hint="eastAsia"/>
          <w:b w:val="0"/>
          <w:sz w:val="24"/>
        </w:rPr>
        <w:t>遗忘型轻度认知障碍</w:t>
      </w:r>
      <w:r w:rsidR="00264180">
        <w:rPr>
          <w:rStyle w:val="a4"/>
          <w:rFonts w:hint="eastAsia"/>
          <w:b w:val="0"/>
          <w:sz w:val="24"/>
        </w:rPr>
        <w:t>，</w:t>
      </w:r>
      <w:r w:rsidR="00007C66" w:rsidRPr="00DB1142">
        <w:rPr>
          <w:rStyle w:val="a4"/>
          <w:rFonts w:hint="eastAsia"/>
          <w:b w:val="0"/>
          <w:sz w:val="24"/>
        </w:rPr>
        <w:t>特异性分子探针，正电子发射计算机断层扫描，自动化放射性合成</w:t>
      </w:r>
    </w:p>
    <w:p w14:paraId="20CBAF50" w14:textId="77777777" w:rsidR="00F264E1" w:rsidRDefault="00F264E1" w:rsidP="00F264E1">
      <w:pPr>
        <w:spacing w:line="400" w:lineRule="exact"/>
        <w:jc w:val="center"/>
        <w:rPr>
          <w:rStyle w:val="a4"/>
          <w:rFonts w:cs="Arial"/>
          <w:sz w:val="24"/>
        </w:rPr>
      </w:pPr>
      <w:r w:rsidRPr="001D450F">
        <w:rPr>
          <w:rStyle w:val="a4"/>
          <w:rFonts w:cs="Arial" w:hint="eastAsia"/>
          <w:sz w:val="24"/>
        </w:rPr>
        <w:t>Improved a</w:t>
      </w:r>
      <w:r w:rsidR="00573C47" w:rsidRPr="001D450F">
        <w:rPr>
          <w:rStyle w:val="a4"/>
          <w:rFonts w:cs="Arial"/>
          <w:sz w:val="24"/>
        </w:rPr>
        <w:t>utomatic synthesis</w:t>
      </w:r>
      <w:r w:rsidR="00573C47" w:rsidRPr="001D450F">
        <w:rPr>
          <w:rStyle w:val="a4"/>
          <w:rFonts w:cs="Arial" w:hint="eastAsia"/>
          <w:sz w:val="24"/>
        </w:rPr>
        <w:t xml:space="preserve"> of</w:t>
      </w:r>
      <w:r w:rsidR="00573C47" w:rsidRPr="001D450F">
        <w:rPr>
          <w:rStyle w:val="a4"/>
          <w:rFonts w:cs="Arial"/>
          <w:sz w:val="24"/>
        </w:rPr>
        <w:t xml:space="preserve"> [</w:t>
      </w:r>
      <w:r w:rsidR="00573C47" w:rsidRPr="001D450F">
        <w:rPr>
          <w:rStyle w:val="a4"/>
          <w:rFonts w:cs="Arial"/>
          <w:sz w:val="24"/>
          <w:vertAlign w:val="superscript"/>
        </w:rPr>
        <w:t>11</w:t>
      </w:r>
      <w:r w:rsidR="00573C47" w:rsidRPr="001D450F">
        <w:rPr>
          <w:rStyle w:val="a4"/>
          <w:rFonts w:cs="Arial"/>
          <w:sz w:val="24"/>
        </w:rPr>
        <w:t>C]</w:t>
      </w:r>
      <w:r w:rsidR="00573C47" w:rsidRPr="001D450F">
        <w:rPr>
          <w:rStyle w:val="a4"/>
          <w:rFonts w:cs="Arial" w:hint="eastAsia"/>
          <w:sz w:val="24"/>
        </w:rPr>
        <w:t>-</w:t>
      </w:r>
      <w:r w:rsidR="00573C47" w:rsidRPr="001D450F">
        <w:rPr>
          <w:rStyle w:val="a4"/>
          <w:rFonts w:cs="Arial"/>
          <w:sz w:val="24"/>
        </w:rPr>
        <w:t xml:space="preserve">PIB and </w:t>
      </w:r>
      <w:r w:rsidR="00573C47" w:rsidRPr="001D450F">
        <w:rPr>
          <w:rStyle w:val="a4"/>
          <w:rFonts w:cs="Arial" w:hint="eastAsia"/>
          <w:sz w:val="24"/>
        </w:rPr>
        <w:t xml:space="preserve">its </w:t>
      </w:r>
      <w:r w:rsidR="00573C47" w:rsidRPr="001D450F">
        <w:rPr>
          <w:rStyle w:val="a4"/>
          <w:rFonts w:cs="Arial"/>
          <w:sz w:val="24"/>
        </w:rPr>
        <w:t>related imaging studies</w:t>
      </w:r>
      <w:r w:rsidRPr="001D450F">
        <w:rPr>
          <w:rStyle w:val="a4"/>
          <w:rFonts w:cs="Arial" w:hint="eastAsia"/>
          <w:sz w:val="24"/>
        </w:rPr>
        <w:t xml:space="preserve"> in aMCI</w:t>
      </w:r>
    </w:p>
    <w:p w14:paraId="1B5595A0" w14:textId="1F029D69" w:rsidR="00C30347" w:rsidRDefault="00410857" w:rsidP="00F264E1">
      <w:pPr>
        <w:spacing w:line="400" w:lineRule="exact"/>
        <w:jc w:val="center"/>
        <w:rPr>
          <w:rStyle w:val="a4"/>
          <w:rFonts w:cs="Arial"/>
          <w:sz w:val="24"/>
        </w:rPr>
      </w:pPr>
      <w:ins w:id="3" w:author="jiao wang" w:date="2017-11-24T10:17:00Z">
        <w:r>
          <w:rPr>
            <w:rStyle w:val="a4"/>
            <w:rFonts w:cs="Arial"/>
            <w:sz w:val="24"/>
            <w:highlight w:val="yellow"/>
          </w:rPr>
          <w:t>Yanyan Kong, Yihui Guan</w:t>
        </w:r>
      </w:ins>
      <w:bookmarkStart w:id="4" w:name="_GoBack"/>
      <w:bookmarkEnd w:id="4"/>
      <w:del w:id="5" w:author="jiao wang" w:date="2017-11-24T10:17:00Z">
        <w:r w:rsidR="00C30347" w:rsidRPr="00C30347" w:rsidDel="00410857">
          <w:rPr>
            <w:rStyle w:val="a4"/>
            <w:rFonts w:cs="Arial" w:hint="eastAsia"/>
            <w:sz w:val="24"/>
            <w:highlight w:val="yellow"/>
          </w:rPr>
          <w:delText>name</w:delText>
        </w:r>
      </w:del>
    </w:p>
    <w:p w14:paraId="3D59D1D3" w14:textId="4D156E6C" w:rsidR="00C30347" w:rsidRPr="00C30347" w:rsidRDefault="00C30347" w:rsidP="00C30347">
      <w:pPr>
        <w:widowControl/>
        <w:autoSpaceDE w:val="0"/>
        <w:autoSpaceDN w:val="0"/>
        <w:adjustRightInd w:val="0"/>
        <w:jc w:val="center"/>
        <w:rPr>
          <w:rStyle w:val="a4"/>
          <w:b w:val="0"/>
        </w:rPr>
      </w:pPr>
      <w:r>
        <w:rPr>
          <w:rFonts w:ascii="Times" w:hAnsi="Times" w:cs="Times"/>
          <w:kern w:val="0"/>
        </w:rPr>
        <w:t>PET Center, Huashan Hospital, Fudan University, Shanghai 200235, China</w:t>
      </w:r>
    </w:p>
    <w:p w14:paraId="4111524D" w14:textId="77777777" w:rsidR="00573C47" w:rsidRPr="001D450F" w:rsidRDefault="00573C47" w:rsidP="00573C47">
      <w:pPr>
        <w:spacing w:line="400" w:lineRule="exact"/>
        <w:rPr>
          <w:sz w:val="24"/>
        </w:rPr>
      </w:pPr>
      <w:r w:rsidRPr="001D450F">
        <w:rPr>
          <w:rFonts w:hint="eastAsia"/>
          <w:b/>
          <w:sz w:val="24"/>
        </w:rPr>
        <w:t>Objective</w:t>
      </w:r>
      <w:r w:rsidRPr="001D450F">
        <w:rPr>
          <w:rFonts w:hint="eastAsia"/>
          <w:sz w:val="24"/>
        </w:rPr>
        <w:t xml:space="preserve">: To </w:t>
      </w:r>
      <w:r w:rsidR="00FB413F" w:rsidRPr="001D450F">
        <w:rPr>
          <w:sz w:val="24"/>
        </w:rPr>
        <w:t>ameliorate</w:t>
      </w:r>
      <w:r w:rsidR="00FB413F" w:rsidRPr="001D450F">
        <w:rPr>
          <w:rFonts w:hint="eastAsia"/>
          <w:sz w:val="24"/>
        </w:rPr>
        <w:t xml:space="preserve"> </w:t>
      </w:r>
      <w:r w:rsidRPr="001D450F">
        <w:rPr>
          <w:sz w:val="24"/>
        </w:rPr>
        <w:t xml:space="preserve">the automated </w:t>
      </w:r>
      <w:r w:rsidRPr="001D450F">
        <w:rPr>
          <w:rFonts w:hint="eastAsia"/>
          <w:sz w:val="24"/>
        </w:rPr>
        <w:t>radiosynthesis of</w:t>
      </w:r>
      <w:r w:rsidRPr="001D450F">
        <w:rPr>
          <w:sz w:val="24"/>
        </w:rPr>
        <w:t xml:space="preserve"> [</w:t>
      </w:r>
      <w:r w:rsidRPr="001D450F">
        <w:rPr>
          <w:sz w:val="24"/>
          <w:vertAlign w:val="superscript"/>
        </w:rPr>
        <w:t>11</w:t>
      </w:r>
      <w:r w:rsidRPr="001D450F">
        <w:rPr>
          <w:sz w:val="24"/>
        </w:rPr>
        <w:t>C]-PIB</w:t>
      </w:r>
      <w:r w:rsidRPr="001D450F">
        <w:rPr>
          <w:rFonts w:hint="eastAsia"/>
          <w:sz w:val="24"/>
        </w:rPr>
        <w:t xml:space="preserve">, </w:t>
      </w:r>
      <w:r w:rsidRPr="001D450F">
        <w:rPr>
          <w:sz w:val="24"/>
        </w:rPr>
        <w:t xml:space="preserve">improve their radiochemical purity and specific activity, reduce clinical injection pain. PMOD software </w:t>
      </w:r>
      <w:r w:rsidRPr="001D450F">
        <w:rPr>
          <w:rFonts w:hint="eastAsia"/>
          <w:sz w:val="24"/>
        </w:rPr>
        <w:t xml:space="preserve">was applied to analyze </w:t>
      </w:r>
      <w:r w:rsidRPr="001D450F">
        <w:rPr>
          <w:sz w:val="24"/>
        </w:rPr>
        <w:t>[</w:t>
      </w:r>
      <w:r w:rsidRPr="001D450F">
        <w:rPr>
          <w:sz w:val="24"/>
          <w:vertAlign w:val="superscript"/>
        </w:rPr>
        <w:t>11</w:t>
      </w:r>
      <w:r w:rsidRPr="001D450F">
        <w:rPr>
          <w:sz w:val="24"/>
        </w:rPr>
        <w:t xml:space="preserve">C]-PIB PET/MRI </w:t>
      </w:r>
      <w:r w:rsidRPr="001D450F">
        <w:rPr>
          <w:rFonts w:hint="eastAsia"/>
          <w:sz w:val="24"/>
        </w:rPr>
        <w:t xml:space="preserve">imaging. All of these will </w:t>
      </w:r>
      <w:r w:rsidRPr="001D450F">
        <w:rPr>
          <w:sz w:val="24"/>
        </w:rPr>
        <w:t>provide</w:t>
      </w:r>
      <w:r w:rsidRPr="001D450F">
        <w:rPr>
          <w:rFonts w:hint="eastAsia"/>
          <w:sz w:val="24"/>
        </w:rPr>
        <w:t xml:space="preserve"> </w:t>
      </w:r>
      <w:r w:rsidRPr="001D450F">
        <w:rPr>
          <w:rFonts w:hint="eastAsia"/>
          <w:sz w:val="24"/>
        </w:rPr>
        <w:lastRenderedPageBreak/>
        <w:t xml:space="preserve">effective </w:t>
      </w:r>
      <w:r w:rsidRPr="001D450F">
        <w:rPr>
          <w:sz w:val="24"/>
        </w:rPr>
        <w:t>quantitative analysis</w:t>
      </w:r>
      <w:r w:rsidRPr="001D450F">
        <w:rPr>
          <w:rFonts w:hint="eastAsia"/>
          <w:sz w:val="24"/>
        </w:rPr>
        <w:t xml:space="preserve"> for </w:t>
      </w:r>
      <w:r w:rsidRPr="001D450F">
        <w:rPr>
          <w:sz w:val="24"/>
        </w:rPr>
        <w:t>[</w:t>
      </w:r>
      <w:r w:rsidRPr="001D450F">
        <w:rPr>
          <w:sz w:val="24"/>
          <w:vertAlign w:val="superscript"/>
        </w:rPr>
        <w:t>11</w:t>
      </w:r>
      <w:r w:rsidRPr="001D450F">
        <w:rPr>
          <w:sz w:val="24"/>
        </w:rPr>
        <w:t>C]-PIB PET</w:t>
      </w:r>
      <w:r w:rsidRPr="001D450F">
        <w:rPr>
          <w:rFonts w:hint="eastAsia"/>
          <w:sz w:val="24"/>
        </w:rPr>
        <w:t xml:space="preserve"> brain analysis. The </w:t>
      </w:r>
      <w:r w:rsidRPr="001D450F">
        <w:rPr>
          <w:sz w:val="24"/>
        </w:rPr>
        <w:t>analysis methods will provide a reference for the clinical application of Tau protein imaging.</w:t>
      </w:r>
    </w:p>
    <w:p w14:paraId="508F1D54" w14:textId="77777777" w:rsidR="00573C47" w:rsidRPr="001D450F" w:rsidRDefault="00573C47" w:rsidP="00573C47">
      <w:pPr>
        <w:spacing w:line="400" w:lineRule="exact"/>
        <w:rPr>
          <w:sz w:val="24"/>
        </w:rPr>
      </w:pPr>
      <w:r w:rsidRPr="001D450F">
        <w:rPr>
          <w:rFonts w:hint="eastAsia"/>
          <w:b/>
          <w:sz w:val="24"/>
        </w:rPr>
        <w:t>Methods</w:t>
      </w:r>
      <w:r w:rsidRPr="001D450F">
        <w:rPr>
          <w:rFonts w:hint="eastAsia"/>
          <w:sz w:val="24"/>
        </w:rPr>
        <w:t xml:space="preserve">: </w:t>
      </w:r>
      <w:r w:rsidRPr="001D450F">
        <w:rPr>
          <w:sz w:val="24"/>
        </w:rPr>
        <w:t>TRACERlab FXc automation module</w:t>
      </w:r>
      <w:r w:rsidRPr="001D450F">
        <w:rPr>
          <w:rFonts w:hint="eastAsia"/>
          <w:sz w:val="24"/>
        </w:rPr>
        <w:t xml:space="preserve"> was applied to radiosynthesize </w:t>
      </w:r>
      <w:r w:rsidRPr="001D450F">
        <w:rPr>
          <w:sz w:val="24"/>
        </w:rPr>
        <w:t>[</w:t>
      </w:r>
      <w:r w:rsidRPr="001D450F">
        <w:rPr>
          <w:sz w:val="24"/>
          <w:vertAlign w:val="superscript"/>
        </w:rPr>
        <w:t>11</w:t>
      </w:r>
      <w:r w:rsidRPr="001D450F">
        <w:rPr>
          <w:sz w:val="24"/>
        </w:rPr>
        <w:t>C]-PIB</w:t>
      </w:r>
      <w:r w:rsidRPr="001D450F">
        <w:rPr>
          <w:rFonts w:hint="eastAsia"/>
          <w:sz w:val="24"/>
        </w:rPr>
        <w:t>.</w:t>
      </w:r>
      <w:r w:rsidRPr="001D450F">
        <w:rPr>
          <w:sz w:val="24"/>
        </w:rPr>
        <w:t xml:space="preserve"> [</w:t>
      </w:r>
      <w:r w:rsidRPr="001D450F">
        <w:rPr>
          <w:sz w:val="24"/>
          <w:vertAlign w:val="superscript"/>
        </w:rPr>
        <w:t>11</w:t>
      </w:r>
      <w:r w:rsidRPr="001D450F">
        <w:rPr>
          <w:sz w:val="24"/>
        </w:rPr>
        <w:t>C] CO</w:t>
      </w:r>
      <w:r w:rsidRPr="001D450F">
        <w:rPr>
          <w:sz w:val="24"/>
          <w:vertAlign w:val="subscript"/>
        </w:rPr>
        <w:t>2</w:t>
      </w:r>
      <w:r w:rsidRPr="001D450F">
        <w:rPr>
          <w:sz w:val="24"/>
        </w:rPr>
        <w:t xml:space="preserve"> </w:t>
      </w:r>
      <w:r w:rsidRPr="001D450F">
        <w:rPr>
          <w:rFonts w:hint="eastAsia"/>
          <w:sz w:val="24"/>
        </w:rPr>
        <w:t xml:space="preserve">was changed into </w:t>
      </w:r>
      <w:r w:rsidRPr="001D450F">
        <w:rPr>
          <w:sz w:val="24"/>
          <w:vertAlign w:val="superscript"/>
        </w:rPr>
        <w:t>11</w:t>
      </w:r>
      <w:r w:rsidRPr="001D450F">
        <w:rPr>
          <w:sz w:val="24"/>
        </w:rPr>
        <w:t>CH</w:t>
      </w:r>
      <w:r w:rsidRPr="001D450F">
        <w:rPr>
          <w:sz w:val="24"/>
          <w:vertAlign w:val="subscript"/>
        </w:rPr>
        <w:t>4</w:t>
      </w:r>
      <w:r w:rsidRPr="001D450F">
        <w:rPr>
          <w:rFonts w:hint="eastAsia"/>
          <w:sz w:val="24"/>
        </w:rPr>
        <w:t xml:space="preserve"> with </w:t>
      </w:r>
      <w:r w:rsidRPr="001D450F">
        <w:rPr>
          <w:sz w:val="24"/>
        </w:rPr>
        <w:t xml:space="preserve">Ni catalyst </w:t>
      </w:r>
      <w:r w:rsidRPr="001D450F">
        <w:rPr>
          <w:rFonts w:hint="eastAsia"/>
          <w:sz w:val="24"/>
        </w:rPr>
        <w:t>under</w:t>
      </w:r>
      <w:r w:rsidRPr="001D450F">
        <w:rPr>
          <w:sz w:val="24"/>
        </w:rPr>
        <w:t xml:space="preserve"> 400</w:t>
      </w:r>
      <w:r w:rsidRPr="001D450F">
        <w:rPr>
          <w:rFonts w:hint="eastAsia"/>
          <w:sz w:val="24"/>
        </w:rPr>
        <w:t xml:space="preserve"> </w:t>
      </w:r>
      <w:r w:rsidRPr="001D450F">
        <w:rPr>
          <w:kern w:val="0"/>
          <w:sz w:val="24"/>
        </w:rPr>
        <w:t>°C</w:t>
      </w:r>
      <w:r w:rsidRPr="001D450F">
        <w:rPr>
          <w:rFonts w:hint="eastAsia"/>
          <w:sz w:val="24"/>
        </w:rPr>
        <w:t>.</w:t>
      </w:r>
      <w:r w:rsidRPr="001D450F">
        <w:rPr>
          <w:sz w:val="24"/>
        </w:rPr>
        <w:t xml:space="preserve"> </w:t>
      </w:r>
      <w:r w:rsidRPr="001D450F">
        <w:rPr>
          <w:sz w:val="24"/>
          <w:vertAlign w:val="superscript"/>
        </w:rPr>
        <w:t>11</w:t>
      </w:r>
      <w:r w:rsidRPr="001D450F">
        <w:rPr>
          <w:sz w:val="24"/>
        </w:rPr>
        <w:t>CH</w:t>
      </w:r>
      <w:r w:rsidRPr="001D450F">
        <w:rPr>
          <w:sz w:val="24"/>
          <w:vertAlign w:val="subscript"/>
        </w:rPr>
        <w:t>4</w:t>
      </w:r>
      <w:r w:rsidRPr="001D450F">
        <w:rPr>
          <w:rFonts w:hint="eastAsia"/>
          <w:sz w:val="24"/>
          <w:vertAlign w:val="subscript"/>
        </w:rPr>
        <w:t xml:space="preserve"> </w:t>
      </w:r>
      <w:r w:rsidRPr="001D450F">
        <w:rPr>
          <w:rFonts w:hint="eastAsia"/>
          <w:sz w:val="24"/>
        </w:rPr>
        <w:t xml:space="preserve">reacted with </w:t>
      </w:r>
      <w:r w:rsidRPr="001D450F">
        <w:rPr>
          <w:sz w:val="24"/>
        </w:rPr>
        <w:t>iodine at 730</w:t>
      </w:r>
      <w:r w:rsidRPr="001D450F">
        <w:rPr>
          <w:rFonts w:hint="eastAsia"/>
          <w:sz w:val="24"/>
        </w:rPr>
        <w:t xml:space="preserve"> </w:t>
      </w:r>
      <w:r w:rsidRPr="001D450F">
        <w:rPr>
          <w:kern w:val="0"/>
          <w:sz w:val="24"/>
        </w:rPr>
        <w:t>°C</w:t>
      </w:r>
      <w:r w:rsidRPr="001D450F">
        <w:rPr>
          <w:sz w:val="24"/>
        </w:rPr>
        <w:t xml:space="preserve"> </w:t>
      </w:r>
      <w:r w:rsidRPr="001D450F">
        <w:rPr>
          <w:rFonts w:hint="eastAsia"/>
          <w:sz w:val="24"/>
        </w:rPr>
        <w:t>to afford</w:t>
      </w:r>
      <w:r w:rsidRPr="001D450F">
        <w:rPr>
          <w:sz w:val="24"/>
        </w:rPr>
        <w:t xml:space="preserve"> </w:t>
      </w:r>
      <w:r w:rsidRPr="001D450F">
        <w:rPr>
          <w:sz w:val="24"/>
          <w:vertAlign w:val="superscript"/>
        </w:rPr>
        <w:t>11</w:t>
      </w:r>
      <w:r w:rsidRPr="001D450F">
        <w:rPr>
          <w:sz w:val="24"/>
        </w:rPr>
        <w:t>CH</w:t>
      </w:r>
      <w:r w:rsidRPr="001D450F">
        <w:rPr>
          <w:sz w:val="24"/>
          <w:vertAlign w:val="subscript"/>
        </w:rPr>
        <w:t>3</w:t>
      </w:r>
      <w:r w:rsidRPr="001D450F">
        <w:rPr>
          <w:sz w:val="24"/>
        </w:rPr>
        <w:t>I</w:t>
      </w:r>
      <w:r w:rsidRPr="001D450F">
        <w:rPr>
          <w:rFonts w:hint="eastAsia"/>
          <w:sz w:val="24"/>
        </w:rPr>
        <w:t>.</w:t>
      </w:r>
      <w:r w:rsidRPr="001D450F">
        <w:rPr>
          <w:sz w:val="24"/>
        </w:rPr>
        <w:t xml:space="preserve"> </w:t>
      </w:r>
      <w:r w:rsidRPr="001D450F">
        <w:rPr>
          <w:sz w:val="24"/>
          <w:vertAlign w:val="superscript"/>
        </w:rPr>
        <w:t>11</w:t>
      </w:r>
      <w:r w:rsidRPr="001D450F">
        <w:rPr>
          <w:sz w:val="24"/>
        </w:rPr>
        <w:t>CH</w:t>
      </w:r>
      <w:r w:rsidRPr="001D450F">
        <w:rPr>
          <w:sz w:val="24"/>
          <w:vertAlign w:val="subscript"/>
        </w:rPr>
        <w:t>3</w:t>
      </w:r>
      <w:r w:rsidRPr="001D450F">
        <w:rPr>
          <w:sz w:val="24"/>
        </w:rPr>
        <w:t>I</w:t>
      </w:r>
      <w:r w:rsidRPr="001D450F">
        <w:rPr>
          <w:rFonts w:hint="eastAsia"/>
          <w:sz w:val="24"/>
        </w:rPr>
        <w:t xml:space="preserve"> reacted</w:t>
      </w:r>
      <w:r w:rsidRPr="001D450F">
        <w:rPr>
          <w:sz w:val="24"/>
        </w:rPr>
        <w:t xml:space="preserve"> with Ag-Triflate at 190 </w:t>
      </w:r>
      <w:r w:rsidRPr="001D450F">
        <w:rPr>
          <w:kern w:val="0"/>
          <w:sz w:val="24"/>
        </w:rPr>
        <w:t>°C</w:t>
      </w:r>
      <w:r w:rsidRPr="001D450F">
        <w:rPr>
          <w:sz w:val="24"/>
        </w:rPr>
        <w:t xml:space="preserve"> </w:t>
      </w:r>
      <w:r w:rsidRPr="001D450F">
        <w:rPr>
          <w:rFonts w:hint="eastAsia"/>
          <w:sz w:val="24"/>
        </w:rPr>
        <w:t>to afford</w:t>
      </w:r>
      <w:r w:rsidRPr="001D450F">
        <w:rPr>
          <w:sz w:val="24"/>
        </w:rPr>
        <w:t xml:space="preserve"> </w:t>
      </w:r>
      <w:r w:rsidRPr="001D450F">
        <w:rPr>
          <w:sz w:val="24"/>
          <w:vertAlign w:val="superscript"/>
        </w:rPr>
        <w:t>11</w:t>
      </w:r>
      <w:r w:rsidRPr="001D450F">
        <w:rPr>
          <w:sz w:val="24"/>
        </w:rPr>
        <w:t>C-Triflate-CH</w:t>
      </w:r>
      <w:r w:rsidRPr="001D450F">
        <w:rPr>
          <w:sz w:val="24"/>
          <w:vertAlign w:val="subscript"/>
        </w:rPr>
        <w:t>3</w:t>
      </w:r>
      <w:r w:rsidRPr="001D450F">
        <w:rPr>
          <w:sz w:val="24"/>
        </w:rPr>
        <w:t>I</w:t>
      </w:r>
      <w:r w:rsidRPr="001D450F">
        <w:rPr>
          <w:rFonts w:hint="eastAsia"/>
          <w:sz w:val="24"/>
        </w:rPr>
        <w:t>.</w:t>
      </w:r>
      <w:r w:rsidRPr="001D450F">
        <w:rPr>
          <w:sz w:val="24"/>
        </w:rPr>
        <w:t xml:space="preserve"> </w:t>
      </w:r>
      <w:r w:rsidRPr="001D450F">
        <w:rPr>
          <w:sz w:val="24"/>
          <w:vertAlign w:val="superscript"/>
        </w:rPr>
        <w:t>11</w:t>
      </w:r>
      <w:r w:rsidRPr="001D450F">
        <w:rPr>
          <w:sz w:val="24"/>
        </w:rPr>
        <w:t>C-Triflate-CH</w:t>
      </w:r>
      <w:r w:rsidRPr="001D450F">
        <w:rPr>
          <w:sz w:val="24"/>
          <w:vertAlign w:val="subscript"/>
        </w:rPr>
        <w:t>3</w:t>
      </w:r>
      <w:r w:rsidRPr="001D450F">
        <w:rPr>
          <w:sz w:val="24"/>
        </w:rPr>
        <w:t xml:space="preserve">I </w:t>
      </w:r>
      <w:r w:rsidRPr="001D450F">
        <w:rPr>
          <w:rFonts w:hint="eastAsia"/>
          <w:sz w:val="24"/>
        </w:rPr>
        <w:t xml:space="preserve">reacted with </w:t>
      </w:r>
      <w:r w:rsidRPr="001D450F">
        <w:rPr>
          <w:sz w:val="24"/>
        </w:rPr>
        <w:t xml:space="preserve">precursor 6-OH-BTA-0 </w:t>
      </w:r>
      <w:r w:rsidRPr="001D450F">
        <w:rPr>
          <w:rFonts w:hint="eastAsia"/>
          <w:sz w:val="24"/>
        </w:rPr>
        <w:t>to afford</w:t>
      </w:r>
      <w:r w:rsidRPr="001D450F">
        <w:rPr>
          <w:sz w:val="24"/>
        </w:rPr>
        <w:t xml:space="preserve"> [</w:t>
      </w:r>
      <w:r w:rsidRPr="001D450F">
        <w:rPr>
          <w:sz w:val="24"/>
          <w:vertAlign w:val="superscript"/>
        </w:rPr>
        <w:t>11</w:t>
      </w:r>
      <w:r w:rsidRPr="001D450F">
        <w:rPr>
          <w:sz w:val="24"/>
        </w:rPr>
        <w:t>C] 6-OH-BTA-1, i.e., [</w:t>
      </w:r>
      <w:r w:rsidRPr="001D450F">
        <w:rPr>
          <w:sz w:val="24"/>
          <w:vertAlign w:val="superscript"/>
        </w:rPr>
        <w:t>11</w:t>
      </w:r>
      <w:r w:rsidRPr="001D450F">
        <w:rPr>
          <w:sz w:val="24"/>
        </w:rPr>
        <w:t xml:space="preserve">C]-PIB. </w:t>
      </w:r>
      <w:r w:rsidRPr="001D450F">
        <w:rPr>
          <w:rFonts w:hint="eastAsia"/>
          <w:sz w:val="24"/>
        </w:rPr>
        <w:t xml:space="preserve">The quality control of </w:t>
      </w:r>
      <w:r w:rsidRPr="001D450F">
        <w:rPr>
          <w:sz w:val="24"/>
        </w:rPr>
        <w:t>[</w:t>
      </w:r>
      <w:r w:rsidRPr="001D450F">
        <w:rPr>
          <w:sz w:val="24"/>
          <w:vertAlign w:val="superscript"/>
        </w:rPr>
        <w:t>11</w:t>
      </w:r>
      <w:r w:rsidRPr="001D450F">
        <w:rPr>
          <w:sz w:val="24"/>
        </w:rPr>
        <w:t xml:space="preserve">C]-PIB </w:t>
      </w:r>
      <w:r w:rsidRPr="001D450F">
        <w:rPr>
          <w:rFonts w:hint="eastAsia"/>
          <w:sz w:val="24"/>
        </w:rPr>
        <w:t>was analyzed a</w:t>
      </w:r>
      <w:r w:rsidRPr="001D450F">
        <w:rPr>
          <w:sz w:val="24"/>
        </w:rPr>
        <w:t>fter the semi-preparative purification</w:t>
      </w:r>
      <w:r w:rsidRPr="001D450F">
        <w:rPr>
          <w:rFonts w:hint="eastAsia"/>
          <w:sz w:val="24"/>
        </w:rPr>
        <w:t>. 17 cases, who were clinically diagnosed</w:t>
      </w:r>
      <w:r w:rsidRPr="001D450F">
        <w:rPr>
          <w:sz w:val="24"/>
        </w:rPr>
        <w:t xml:space="preserve"> </w:t>
      </w:r>
      <w:r w:rsidRPr="001D450F">
        <w:rPr>
          <w:rFonts w:hint="eastAsia"/>
          <w:sz w:val="24"/>
        </w:rPr>
        <w:t xml:space="preserve">as aMCI, </w:t>
      </w:r>
      <w:r w:rsidRPr="001D450F">
        <w:rPr>
          <w:sz w:val="24"/>
        </w:rPr>
        <w:t>underwent MRI and PET/CT examination</w:t>
      </w:r>
      <w:r w:rsidRPr="001D450F">
        <w:rPr>
          <w:rFonts w:hint="eastAsia"/>
          <w:sz w:val="24"/>
        </w:rPr>
        <w:t xml:space="preserve">. </w:t>
      </w:r>
      <w:r w:rsidRPr="001D450F">
        <w:rPr>
          <w:sz w:val="24"/>
        </w:rPr>
        <w:t xml:space="preserve">PMOD software </w:t>
      </w:r>
      <w:r w:rsidRPr="001D450F">
        <w:rPr>
          <w:rFonts w:hint="eastAsia"/>
          <w:sz w:val="24"/>
        </w:rPr>
        <w:t xml:space="preserve">was applied to </w:t>
      </w:r>
      <w:r w:rsidRPr="001D450F">
        <w:rPr>
          <w:sz w:val="24"/>
        </w:rPr>
        <w:t>analy</w:t>
      </w:r>
      <w:r w:rsidRPr="001D450F">
        <w:rPr>
          <w:rFonts w:hint="eastAsia"/>
          <w:sz w:val="24"/>
        </w:rPr>
        <w:t>ze</w:t>
      </w:r>
      <w:r w:rsidRPr="001D450F">
        <w:rPr>
          <w:sz w:val="24"/>
        </w:rPr>
        <w:t xml:space="preserve"> </w:t>
      </w:r>
      <w:r w:rsidRPr="001D450F">
        <w:rPr>
          <w:rFonts w:hint="eastAsia"/>
          <w:sz w:val="24"/>
        </w:rPr>
        <w:t xml:space="preserve">brain uptake of </w:t>
      </w:r>
      <w:r w:rsidRPr="001D450F">
        <w:rPr>
          <w:sz w:val="24"/>
        </w:rPr>
        <w:t>[</w:t>
      </w:r>
      <w:r w:rsidRPr="001D450F">
        <w:rPr>
          <w:sz w:val="24"/>
          <w:vertAlign w:val="superscript"/>
        </w:rPr>
        <w:t>11</w:t>
      </w:r>
      <w:r w:rsidRPr="001D450F">
        <w:rPr>
          <w:sz w:val="24"/>
        </w:rPr>
        <w:t>C]-PIB</w:t>
      </w:r>
      <w:r w:rsidRPr="001D450F">
        <w:rPr>
          <w:rFonts w:hint="eastAsia"/>
          <w:sz w:val="24"/>
        </w:rPr>
        <w:t xml:space="preserve"> in different regions.</w:t>
      </w:r>
    </w:p>
    <w:p w14:paraId="1D64F2B0" w14:textId="77777777" w:rsidR="00573C47" w:rsidRPr="001D450F" w:rsidRDefault="00573C47" w:rsidP="00573C47">
      <w:pPr>
        <w:spacing w:line="400" w:lineRule="exact"/>
        <w:rPr>
          <w:sz w:val="24"/>
        </w:rPr>
      </w:pPr>
      <w:r w:rsidRPr="001D450F">
        <w:rPr>
          <w:rFonts w:hint="eastAsia"/>
          <w:b/>
          <w:sz w:val="24"/>
        </w:rPr>
        <w:t>Results</w:t>
      </w:r>
      <w:r w:rsidRPr="001D450F">
        <w:rPr>
          <w:rFonts w:hint="eastAsia"/>
          <w:sz w:val="24"/>
        </w:rPr>
        <w:t xml:space="preserve">: The </w:t>
      </w:r>
      <w:r w:rsidRPr="001D450F">
        <w:rPr>
          <w:sz w:val="24"/>
        </w:rPr>
        <w:t>specific activity, radioactive concentration</w:t>
      </w:r>
      <w:r w:rsidRPr="001D450F">
        <w:rPr>
          <w:rFonts w:hint="eastAsia"/>
          <w:sz w:val="24"/>
        </w:rPr>
        <w:t xml:space="preserve"> of </w:t>
      </w:r>
      <w:r w:rsidRPr="001D450F">
        <w:rPr>
          <w:sz w:val="24"/>
        </w:rPr>
        <w:t>[</w:t>
      </w:r>
      <w:r w:rsidRPr="001D450F">
        <w:rPr>
          <w:sz w:val="24"/>
          <w:vertAlign w:val="superscript"/>
        </w:rPr>
        <w:t>11</w:t>
      </w:r>
      <w:r w:rsidRPr="001D450F">
        <w:rPr>
          <w:sz w:val="24"/>
        </w:rPr>
        <w:t>C]</w:t>
      </w:r>
      <w:r w:rsidRPr="001D450F">
        <w:rPr>
          <w:rFonts w:hint="eastAsia"/>
          <w:sz w:val="24"/>
        </w:rPr>
        <w:t>-</w:t>
      </w:r>
      <w:r w:rsidRPr="001D450F">
        <w:rPr>
          <w:sz w:val="24"/>
        </w:rPr>
        <w:t>PIB</w:t>
      </w:r>
      <w:r w:rsidRPr="001D450F">
        <w:rPr>
          <w:rFonts w:hint="eastAsia"/>
          <w:sz w:val="24"/>
        </w:rPr>
        <w:t xml:space="preserve"> was greatly improved with </w:t>
      </w:r>
      <w:r w:rsidRPr="001D450F">
        <w:rPr>
          <w:sz w:val="24"/>
        </w:rPr>
        <w:t>the new module</w:t>
      </w:r>
      <w:r w:rsidRPr="001D450F">
        <w:rPr>
          <w:rFonts w:hint="eastAsia"/>
          <w:sz w:val="24"/>
        </w:rPr>
        <w:t xml:space="preserve">. All of these were </w:t>
      </w:r>
      <w:r w:rsidRPr="001D450F">
        <w:rPr>
          <w:sz w:val="24"/>
        </w:rPr>
        <w:t>conducive to clinical applications</w:t>
      </w:r>
      <w:r w:rsidRPr="001D450F">
        <w:rPr>
          <w:rFonts w:hint="eastAsia"/>
          <w:sz w:val="24"/>
        </w:rPr>
        <w:t xml:space="preserve"> of </w:t>
      </w:r>
      <w:r w:rsidRPr="001D450F">
        <w:rPr>
          <w:sz w:val="24"/>
        </w:rPr>
        <w:t>[</w:t>
      </w:r>
      <w:r w:rsidRPr="001D450F">
        <w:rPr>
          <w:sz w:val="24"/>
          <w:vertAlign w:val="superscript"/>
        </w:rPr>
        <w:t>11</w:t>
      </w:r>
      <w:r w:rsidRPr="001D450F">
        <w:rPr>
          <w:sz w:val="24"/>
        </w:rPr>
        <w:t>C]</w:t>
      </w:r>
      <w:r w:rsidRPr="001D450F">
        <w:rPr>
          <w:rFonts w:hint="eastAsia"/>
          <w:sz w:val="24"/>
        </w:rPr>
        <w:t>-</w:t>
      </w:r>
      <w:r w:rsidRPr="001D450F">
        <w:rPr>
          <w:sz w:val="24"/>
        </w:rPr>
        <w:t>PIB</w:t>
      </w:r>
      <w:r w:rsidRPr="001D450F">
        <w:rPr>
          <w:rFonts w:hint="eastAsia"/>
          <w:sz w:val="24"/>
        </w:rPr>
        <w:t xml:space="preserve">. The quality control of </w:t>
      </w:r>
      <w:r w:rsidRPr="001D450F">
        <w:rPr>
          <w:sz w:val="24"/>
        </w:rPr>
        <w:t>[</w:t>
      </w:r>
      <w:r w:rsidRPr="001D450F">
        <w:rPr>
          <w:sz w:val="24"/>
          <w:vertAlign w:val="superscript"/>
        </w:rPr>
        <w:t>11</w:t>
      </w:r>
      <w:r w:rsidRPr="001D450F">
        <w:rPr>
          <w:sz w:val="24"/>
        </w:rPr>
        <w:t>C]</w:t>
      </w:r>
      <w:r w:rsidRPr="001D450F">
        <w:rPr>
          <w:rFonts w:hint="eastAsia"/>
          <w:sz w:val="24"/>
        </w:rPr>
        <w:t>-</w:t>
      </w:r>
      <w:r w:rsidRPr="001D450F">
        <w:rPr>
          <w:sz w:val="24"/>
        </w:rPr>
        <w:t>PIB</w:t>
      </w:r>
      <w:r w:rsidRPr="001D450F">
        <w:rPr>
          <w:rFonts w:hint="eastAsia"/>
          <w:sz w:val="24"/>
        </w:rPr>
        <w:t xml:space="preserve"> was tested. </w:t>
      </w:r>
      <w:r w:rsidRPr="001D450F">
        <w:rPr>
          <w:sz w:val="24"/>
        </w:rPr>
        <w:t>[</w:t>
      </w:r>
      <w:r w:rsidRPr="001D450F">
        <w:rPr>
          <w:sz w:val="24"/>
          <w:vertAlign w:val="superscript"/>
        </w:rPr>
        <w:t>11</w:t>
      </w:r>
      <w:r w:rsidRPr="001D450F">
        <w:rPr>
          <w:sz w:val="24"/>
        </w:rPr>
        <w:t>C]</w:t>
      </w:r>
      <w:r w:rsidRPr="001D450F">
        <w:rPr>
          <w:rFonts w:hint="eastAsia"/>
          <w:sz w:val="24"/>
        </w:rPr>
        <w:t>-</w:t>
      </w:r>
      <w:r w:rsidRPr="001D450F">
        <w:rPr>
          <w:sz w:val="24"/>
        </w:rPr>
        <w:t>PIB</w:t>
      </w:r>
      <w:r w:rsidRPr="001D450F">
        <w:rPr>
          <w:rFonts w:hint="eastAsia"/>
          <w:sz w:val="24"/>
        </w:rPr>
        <w:t xml:space="preserve"> was </w:t>
      </w:r>
      <w:r w:rsidRPr="001D450F">
        <w:rPr>
          <w:sz w:val="24"/>
        </w:rPr>
        <w:t>clear and transparent without precipit</w:t>
      </w:r>
      <w:r w:rsidRPr="001D450F">
        <w:rPr>
          <w:rFonts w:hint="eastAsia"/>
          <w:sz w:val="24"/>
        </w:rPr>
        <w:t xml:space="preserve">ation, its pH was between 6.9 to 7.0, sterile filtration permeability pressure was more than 0.4 MPa, the ethanol content was less than 10%, RCP of </w:t>
      </w:r>
      <w:r w:rsidRPr="001D450F">
        <w:rPr>
          <w:sz w:val="24"/>
        </w:rPr>
        <w:t>[</w:t>
      </w:r>
      <w:r w:rsidRPr="001D450F">
        <w:rPr>
          <w:sz w:val="24"/>
          <w:vertAlign w:val="superscript"/>
        </w:rPr>
        <w:t>11</w:t>
      </w:r>
      <w:r w:rsidRPr="001D450F">
        <w:rPr>
          <w:sz w:val="24"/>
        </w:rPr>
        <w:t>C]</w:t>
      </w:r>
      <w:r w:rsidRPr="001D450F">
        <w:rPr>
          <w:rFonts w:hint="eastAsia"/>
          <w:sz w:val="24"/>
        </w:rPr>
        <w:t>-</w:t>
      </w:r>
      <w:r w:rsidRPr="001D450F">
        <w:rPr>
          <w:sz w:val="24"/>
        </w:rPr>
        <w:t>PIB</w:t>
      </w:r>
      <w:r w:rsidRPr="001D450F">
        <w:rPr>
          <w:rFonts w:hint="eastAsia"/>
          <w:sz w:val="24"/>
        </w:rPr>
        <w:t xml:space="preserve"> was more than 95%, The radioactive concentration was 17.6 mCi / mL, radioactive half-life was 20</w:t>
      </w:r>
      <w:r w:rsidRPr="001D450F">
        <w:rPr>
          <w:rFonts w:hint="eastAsia"/>
          <w:sz w:val="24"/>
        </w:rPr>
        <w:t>±</w:t>
      </w:r>
      <w:r w:rsidRPr="001D450F">
        <w:rPr>
          <w:rFonts w:hint="eastAsia"/>
          <w:sz w:val="24"/>
        </w:rPr>
        <w:t>2 min, the specific activity was 4</w:t>
      </w:r>
      <w:r w:rsidRPr="001D450F">
        <w:rPr>
          <w:rFonts w:hint="eastAsia"/>
          <w:sz w:val="24"/>
        </w:rPr>
        <w:t>±</w:t>
      </w:r>
      <w:r w:rsidRPr="001D450F">
        <w:rPr>
          <w:rFonts w:hint="eastAsia"/>
          <w:sz w:val="24"/>
        </w:rPr>
        <w:t xml:space="preserve">0.3 Ci / </w:t>
      </w:r>
      <w:r w:rsidRPr="001D450F">
        <w:rPr>
          <w:sz w:val="24"/>
        </w:rPr>
        <w:t>μ</w:t>
      </w:r>
      <w:r w:rsidRPr="001D450F">
        <w:rPr>
          <w:rFonts w:hint="eastAsia"/>
          <w:sz w:val="24"/>
        </w:rPr>
        <w:t xml:space="preserve">mol, bacteriology </w:t>
      </w:r>
      <w:r w:rsidRPr="001D450F">
        <w:rPr>
          <w:sz w:val="24"/>
        </w:rPr>
        <w:t>endotoxin test</w:t>
      </w:r>
      <w:r w:rsidRPr="001D450F">
        <w:rPr>
          <w:rFonts w:hint="eastAsia"/>
          <w:sz w:val="24"/>
        </w:rPr>
        <w:t xml:space="preserve"> was negative. All the indicators were conformed to </w:t>
      </w:r>
      <w:r w:rsidRPr="001D450F">
        <w:rPr>
          <w:sz w:val="24"/>
        </w:rPr>
        <w:t>“guiding principles</w:t>
      </w:r>
      <w:r w:rsidRPr="001D450F">
        <w:rPr>
          <w:rFonts w:hint="eastAsia"/>
          <w:sz w:val="24"/>
        </w:rPr>
        <w:t xml:space="preserve"> of quality control for </w:t>
      </w:r>
      <w:r w:rsidRPr="001D450F">
        <w:rPr>
          <w:sz w:val="24"/>
        </w:rPr>
        <w:t>positron radiopharmaceuticals”</w:t>
      </w:r>
      <w:r w:rsidRPr="001D450F">
        <w:rPr>
          <w:rFonts w:hint="eastAsia"/>
          <w:sz w:val="24"/>
        </w:rPr>
        <w:t>. 17 cases were clinically diagnosed</w:t>
      </w:r>
      <w:r w:rsidRPr="001D450F">
        <w:rPr>
          <w:sz w:val="24"/>
        </w:rPr>
        <w:t xml:space="preserve"> </w:t>
      </w:r>
      <w:r w:rsidRPr="001D450F">
        <w:rPr>
          <w:rFonts w:hint="eastAsia"/>
          <w:sz w:val="24"/>
        </w:rPr>
        <w:t xml:space="preserve">as aMCI according to </w:t>
      </w:r>
      <w:r w:rsidRPr="001D450F">
        <w:rPr>
          <w:sz w:val="24"/>
        </w:rPr>
        <w:t>comprehensive analysis of</w:t>
      </w:r>
      <w:r w:rsidRPr="001D450F">
        <w:rPr>
          <w:rFonts w:hint="eastAsia"/>
          <w:sz w:val="24"/>
        </w:rPr>
        <w:t xml:space="preserve"> </w:t>
      </w:r>
      <w:r w:rsidRPr="001D450F">
        <w:rPr>
          <w:sz w:val="24"/>
        </w:rPr>
        <w:t>MMSE score, AVLT delayed recall, Boston Naming Test , Trail Making Test B, animal verbal fluency, Hachinski ischemic clinical dementia rating score</w:t>
      </w:r>
      <w:r w:rsidRPr="001D450F">
        <w:rPr>
          <w:rFonts w:hint="eastAsia"/>
          <w:sz w:val="24"/>
        </w:rPr>
        <w:t xml:space="preserve">. They underwent </w:t>
      </w:r>
      <w:r w:rsidRPr="001D450F">
        <w:rPr>
          <w:sz w:val="24"/>
        </w:rPr>
        <w:t>PET/MRI examination</w:t>
      </w:r>
      <w:r w:rsidRPr="001D450F">
        <w:rPr>
          <w:rFonts w:hint="eastAsia"/>
          <w:sz w:val="24"/>
        </w:rPr>
        <w:t xml:space="preserve">. </w:t>
      </w:r>
      <w:r w:rsidRPr="001D450F">
        <w:rPr>
          <w:rFonts w:cs="Times"/>
          <w:kern w:val="0"/>
          <w:sz w:val="24"/>
        </w:rPr>
        <w:t>Both quantitative and visual assessment of PiB-PET images present a pattern of PiB retention that seems to replicate the sequence of A</w:t>
      </w:r>
      <w:r w:rsidRPr="001D450F">
        <w:rPr>
          <w:kern w:val="0"/>
          <w:sz w:val="24"/>
        </w:rPr>
        <w:t>β</w:t>
      </w:r>
      <w:r w:rsidRPr="001D450F">
        <w:rPr>
          <w:rFonts w:cs="Times"/>
          <w:kern w:val="0"/>
          <w:sz w:val="24"/>
        </w:rPr>
        <w:t xml:space="preserve"> deposition found at autopsy, with initial deposition in orbitofrontal cortex, inferior temporal, and gyrus rectus, followed by the cingulate gyrus and precuneus, the remaining prefrontal cortex and lateral temporal cortex, and finally to the parietal cortex. </w:t>
      </w:r>
      <w:r w:rsidRPr="001D450F">
        <w:rPr>
          <w:rFonts w:cs="Times" w:hint="eastAsia"/>
          <w:kern w:val="0"/>
          <w:sz w:val="24"/>
        </w:rPr>
        <w:t>According to PMOD analysis, t</w:t>
      </w:r>
      <w:r w:rsidRPr="001D450F">
        <w:rPr>
          <w:rFonts w:hint="eastAsia"/>
          <w:sz w:val="24"/>
        </w:rPr>
        <w:t xml:space="preserve">here were </w:t>
      </w:r>
      <w:r w:rsidRPr="001D450F">
        <w:rPr>
          <w:sz w:val="24"/>
        </w:rPr>
        <w:t>[</w:t>
      </w:r>
      <w:r w:rsidRPr="001D450F">
        <w:rPr>
          <w:sz w:val="24"/>
          <w:vertAlign w:val="superscript"/>
        </w:rPr>
        <w:t>11</w:t>
      </w:r>
      <w:r w:rsidRPr="001D450F">
        <w:rPr>
          <w:sz w:val="24"/>
        </w:rPr>
        <w:t>C]</w:t>
      </w:r>
      <w:r w:rsidRPr="001D450F">
        <w:rPr>
          <w:rFonts w:hint="eastAsia"/>
          <w:sz w:val="24"/>
        </w:rPr>
        <w:t>-</w:t>
      </w:r>
      <w:r w:rsidRPr="001D450F">
        <w:rPr>
          <w:sz w:val="24"/>
        </w:rPr>
        <w:t>PIB deposition</w:t>
      </w:r>
      <w:r w:rsidRPr="001D450F">
        <w:rPr>
          <w:rFonts w:hint="eastAsia"/>
          <w:sz w:val="24"/>
        </w:rPr>
        <w:t xml:space="preserve">s in </w:t>
      </w:r>
      <w:r w:rsidRPr="001D450F">
        <w:rPr>
          <w:sz w:val="24"/>
        </w:rPr>
        <w:t>frontal lobe, parietal lobe, temporal lobe, occipital lobe, precuneus, hippocampus, posterior cingulate cortex, brainstem, thalamus, white matter</w:t>
      </w:r>
      <w:r w:rsidRPr="001D450F">
        <w:rPr>
          <w:rFonts w:hint="eastAsia"/>
          <w:sz w:val="24"/>
        </w:rPr>
        <w:t xml:space="preserve"> on 13 cases, especially in </w:t>
      </w:r>
      <w:r w:rsidRPr="001D450F">
        <w:rPr>
          <w:sz w:val="24"/>
        </w:rPr>
        <w:t>frontal lobe, parietal lobe, temporal lobe, occipital lobe, precuneus, posterior cingulated</w:t>
      </w:r>
      <w:r w:rsidRPr="001D450F">
        <w:rPr>
          <w:rFonts w:hint="eastAsia"/>
          <w:sz w:val="24"/>
        </w:rPr>
        <w:t>. However, there were no</w:t>
      </w:r>
      <w:r w:rsidRPr="001D450F">
        <w:rPr>
          <w:sz w:val="24"/>
        </w:rPr>
        <w:t xml:space="preserve"> significant [</w:t>
      </w:r>
      <w:r w:rsidRPr="001D450F">
        <w:rPr>
          <w:sz w:val="24"/>
          <w:vertAlign w:val="superscript"/>
        </w:rPr>
        <w:t>11</w:t>
      </w:r>
      <w:r w:rsidRPr="001D450F">
        <w:rPr>
          <w:sz w:val="24"/>
        </w:rPr>
        <w:t>C]</w:t>
      </w:r>
      <w:r w:rsidRPr="001D450F">
        <w:rPr>
          <w:rFonts w:hint="eastAsia"/>
          <w:sz w:val="24"/>
        </w:rPr>
        <w:t>-</w:t>
      </w:r>
      <w:r w:rsidRPr="001D450F">
        <w:rPr>
          <w:sz w:val="24"/>
        </w:rPr>
        <w:t>PIB deposition</w:t>
      </w:r>
      <w:r w:rsidRPr="001D450F">
        <w:rPr>
          <w:rFonts w:hint="eastAsia"/>
          <w:sz w:val="24"/>
        </w:rPr>
        <w:t xml:space="preserve">s in these regions on the rest 4 cases. </w:t>
      </w:r>
      <w:r w:rsidRPr="001D450F">
        <w:rPr>
          <w:sz w:val="24"/>
        </w:rPr>
        <w:t>PMOD provides a quantitative method for brain regions analysis. The positive rate of screening aMCI was 76.5% according to [</w:t>
      </w:r>
      <w:r w:rsidRPr="001D450F">
        <w:rPr>
          <w:sz w:val="24"/>
          <w:vertAlign w:val="superscript"/>
        </w:rPr>
        <w:t>11</w:t>
      </w:r>
      <w:r w:rsidRPr="001D450F">
        <w:rPr>
          <w:sz w:val="24"/>
        </w:rPr>
        <w:t xml:space="preserve">C]-PIB PET examination among 17 cases clinically diagnosed </w:t>
      </w:r>
      <w:r w:rsidRPr="001D450F">
        <w:rPr>
          <w:sz w:val="24"/>
        </w:rPr>
        <w:lastRenderedPageBreak/>
        <w:t>as aMCI. What’s more, further research is needed to follow up these cases. Clinical analysis methods of [</w:t>
      </w:r>
      <w:r w:rsidRPr="001D450F">
        <w:rPr>
          <w:sz w:val="24"/>
          <w:vertAlign w:val="superscript"/>
        </w:rPr>
        <w:t>11</w:t>
      </w:r>
      <w:r w:rsidRPr="001D450F">
        <w:rPr>
          <w:sz w:val="24"/>
        </w:rPr>
        <w:t>C]-PIB PET will provide a methodology reference for the clinical application of Tau protein imaging.</w:t>
      </w:r>
    </w:p>
    <w:p w14:paraId="44BF153E" w14:textId="77777777" w:rsidR="00FA0204" w:rsidRPr="001D450F" w:rsidRDefault="00312705" w:rsidP="00573C47">
      <w:pPr>
        <w:spacing w:line="400" w:lineRule="exact"/>
        <w:rPr>
          <w:sz w:val="24"/>
        </w:rPr>
      </w:pPr>
      <w:r w:rsidRPr="001D450F">
        <w:rPr>
          <w:rFonts w:hint="eastAsia"/>
          <w:b/>
          <w:sz w:val="24"/>
        </w:rPr>
        <w:t>Conclusion</w:t>
      </w:r>
      <w:r w:rsidRPr="001D450F">
        <w:rPr>
          <w:rFonts w:hint="eastAsia"/>
          <w:sz w:val="24"/>
        </w:rPr>
        <w:t>：</w:t>
      </w:r>
      <w:r w:rsidR="002B6B82" w:rsidRPr="001D450F">
        <w:rPr>
          <w:rFonts w:hint="eastAsia"/>
          <w:sz w:val="24"/>
        </w:rPr>
        <w:t xml:space="preserve"> </w:t>
      </w:r>
      <w:r w:rsidR="00FA0204" w:rsidRPr="001D450F">
        <w:rPr>
          <w:rFonts w:hint="eastAsia"/>
          <w:sz w:val="24"/>
        </w:rPr>
        <w:t>T</w:t>
      </w:r>
      <w:r w:rsidR="00FA0204" w:rsidRPr="001D450F">
        <w:rPr>
          <w:sz w:val="24"/>
        </w:rPr>
        <w:t>he specific activity, radioactive concentration, radiochemical purity, etc. have been significantly improved</w:t>
      </w:r>
      <w:r w:rsidR="00FB413F" w:rsidRPr="001D450F">
        <w:rPr>
          <w:rFonts w:hint="eastAsia"/>
          <w:sz w:val="24"/>
        </w:rPr>
        <w:t xml:space="preserve"> after </w:t>
      </w:r>
      <w:r w:rsidR="00FB413F" w:rsidRPr="001D450F">
        <w:rPr>
          <w:sz w:val="24"/>
        </w:rPr>
        <w:t xml:space="preserve">the automated </w:t>
      </w:r>
      <w:r w:rsidR="00FB413F" w:rsidRPr="001D450F">
        <w:rPr>
          <w:rFonts w:hint="eastAsia"/>
          <w:sz w:val="24"/>
        </w:rPr>
        <w:t>radiosynthesis of</w:t>
      </w:r>
      <w:r w:rsidR="00FB413F" w:rsidRPr="001D450F">
        <w:rPr>
          <w:sz w:val="24"/>
        </w:rPr>
        <w:t xml:space="preserve"> [</w:t>
      </w:r>
      <w:r w:rsidR="00FB413F" w:rsidRPr="001D450F">
        <w:rPr>
          <w:sz w:val="24"/>
          <w:vertAlign w:val="superscript"/>
        </w:rPr>
        <w:t>11</w:t>
      </w:r>
      <w:r w:rsidR="00FB413F" w:rsidRPr="001D450F">
        <w:rPr>
          <w:sz w:val="24"/>
        </w:rPr>
        <w:t>C]-PIB</w:t>
      </w:r>
      <w:r w:rsidR="00FB413F" w:rsidRPr="001D450F">
        <w:rPr>
          <w:rFonts w:hint="eastAsia"/>
          <w:sz w:val="24"/>
        </w:rPr>
        <w:t xml:space="preserve"> being </w:t>
      </w:r>
      <w:r w:rsidR="00FB413F" w:rsidRPr="001D450F">
        <w:rPr>
          <w:sz w:val="24"/>
        </w:rPr>
        <w:t>ameliorate</w:t>
      </w:r>
      <w:r w:rsidR="00A53169" w:rsidRPr="001D450F">
        <w:rPr>
          <w:rFonts w:hint="eastAsia"/>
          <w:sz w:val="24"/>
        </w:rPr>
        <w:t xml:space="preserve">d, which </w:t>
      </w:r>
      <w:r w:rsidR="00FA0204" w:rsidRPr="001D450F">
        <w:rPr>
          <w:sz w:val="24"/>
        </w:rPr>
        <w:t xml:space="preserve">is conducive to clinical applications. </w:t>
      </w:r>
      <w:r w:rsidR="00A53169" w:rsidRPr="001D450F">
        <w:rPr>
          <w:sz w:val="24"/>
        </w:rPr>
        <w:t>[</w:t>
      </w:r>
      <w:r w:rsidR="00A53169" w:rsidRPr="001D450F">
        <w:rPr>
          <w:sz w:val="24"/>
          <w:vertAlign w:val="superscript"/>
        </w:rPr>
        <w:t>11</w:t>
      </w:r>
      <w:r w:rsidR="00A53169" w:rsidRPr="001D450F">
        <w:rPr>
          <w:sz w:val="24"/>
        </w:rPr>
        <w:t>C]-PIB</w:t>
      </w:r>
      <w:r w:rsidR="00FA0204" w:rsidRPr="001D450F">
        <w:rPr>
          <w:sz w:val="24"/>
        </w:rPr>
        <w:t xml:space="preserve"> PET is important for the early diagnosis of aMCI. The clinical methodology of [11C] -PIB PET provides a method for future clinical application of Tau protein imaging.</w:t>
      </w:r>
    </w:p>
    <w:p w14:paraId="719EB40D" w14:textId="77777777" w:rsidR="00007C66" w:rsidRPr="001D450F" w:rsidRDefault="002B6B82" w:rsidP="00573C47">
      <w:pPr>
        <w:spacing w:line="400" w:lineRule="exact"/>
        <w:rPr>
          <w:sz w:val="24"/>
        </w:rPr>
      </w:pPr>
      <w:r w:rsidRPr="00007C66">
        <w:rPr>
          <w:b/>
          <w:sz w:val="24"/>
        </w:rPr>
        <w:t>K</w:t>
      </w:r>
      <w:r w:rsidRPr="00007C66">
        <w:rPr>
          <w:rFonts w:hint="eastAsia"/>
          <w:b/>
          <w:sz w:val="24"/>
        </w:rPr>
        <w:t>ey words</w:t>
      </w:r>
      <w:r w:rsidRPr="00007C66">
        <w:rPr>
          <w:rFonts w:hint="eastAsia"/>
          <w:b/>
          <w:sz w:val="24"/>
        </w:rPr>
        <w:t>：</w:t>
      </w:r>
      <w:r w:rsidR="00007C66" w:rsidRPr="00007C66">
        <w:rPr>
          <w:sz w:val="24"/>
        </w:rPr>
        <w:t xml:space="preserve">Alzheimer’s disease, β-Amyloid, </w:t>
      </w:r>
      <w:r w:rsidR="00264180" w:rsidRPr="00264180">
        <w:rPr>
          <w:sz w:val="24"/>
        </w:rPr>
        <w:t>Amnestic-type mild cognitive impairement</w:t>
      </w:r>
      <w:r w:rsidR="00264180">
        <w:rPr>
          <w:rFonts w:hint="eastAsia"/>
          <w:sz w:val="24"/>
        </w:rPr>
        <w:t xml:space="preserve"> (aMCI),</w:t>
      </w:r>
      <w:r w:rsidR="00264180" w:rsidRPr="00264180">
        <w:rPr>
          <w:sz w:val="24"/>
        </w:rPr>
        <w:t xml:space="preserve"> </w:t>
      </w:r>
      <w:r w:rsidR="00007C66" w:rsidRPr="00007C66">
        <w:rPr>
          <w:sz w:val="24"/>
        </w:rPr>
        <w:t>Specific molecular probe, Positron emission tomography (</w:t>
      </w:r>
      <w:r w:rsidR="001F59E1">
        <w:rPr>
          <w:sz w:val="24"/>
        </w:rPr>
        <w:t>PET), Automated radiosynthesis</w:t>
      </w:r>
    </w:p>
    <w:p w14:paraId="63618E90" w14:textId="77777777" w:rsidR="00C87961" w:rsidRDefault="00C87961" w:rsidP="001F59E1">
      <w:pPr>
        <w:spacing w:line="400" w:lineRule="exact"/>
        <w:ind w:firstLineChars="200" w:firstLine="480"/>
        <w:rPr>
          <w:ins w:id="6" w:author="jiao wang" w:date="2017-11-24T10:15:00Z"/>
          <w:sz w:val="24"/>
        </w:rPr>
      </w:pPr>
      <w:ins w:id="7" w:author="jiao wang" w:date="2017-11-24T10:15:00Z">
        <w:r>
          <w:rPr>
            <w:sz w:val="24"/>
          </w:rPr>
          <w:br w:type="page"/>
        </w:r>
      </w:ins>
    </w:p>
    <w:p w14:paraId="706E5054" w14:textId="43E5D678" w:rsidR="002B6B82" w:rsidRPr="001D450F" w:rsidRDefault="002B6B82" w:rsidP="001F59E1">
      <w:pPr>
        <w:spacing w:line="400" w:lineRule="exact"/>
        <w:ind w:firstLineChars="200" w:firstLine="480"/>
        <w:rPr>
          <w:kern w:val="0"/>
          <w:sz w:val="24"/>
        </w:rPr>
      </w:pPr>
      <w:r w:rsidRPr="001D450F">
        <w:rPr>
          <w:sz w:val="24"/>
        </w:rPr>
        <w:lastRenderedPageBreak/>
        <w:t>AD</w:t>
      </w:r>
      <w:r w:rsidRPr="001D450F">
        <w:rPr>
          <w:rFonts w:hint="eastAsia"/>
          <w:sz w:val="24"/>
        </w:rPr>
        <w:t>最早期病理特征表现为人脑部淀粉样斑块沉积，淀粉样斑块主要由淀粉样</w:t>
      </w:r>
      <w:r w:rsidRPr="001D450F">
        <w:rPr>
          <w:sz w:val="24"/>
        </w:rPr>
        <w:t>-beta</w:t>
      </w:r>
      <w:r w:rsidRPr="001D450F">
        <w:rPr>
          <w:rFonts w:hint="eastAsia"/>
          <w:sz w:val="24"/>
        </w:rPr>
        <w:t>（</w:t>
      </w:r>
      <w:r w:rsidRPr="001D450F">
        <w:rPr>
          <w:sz w:val="24"/>
        </w:rPr>
        <w:t>Aß</w:t>
      </w:r>
      <w:r w:rsidRPr="001D450F">
        <w:rPr>
          <w:rFonts w:hint="eastAsia"/>
          <w:sz w:val="24"/>
        </w:rPr>
        <w:t>）肽纤维组成，一个用于分析脑部淀粉样沉淀的生物标志物对于确定</w:t>
      </w:r>
      <w:r w:rsidRPr="001D450F">
        <w:rPr>
          <w:sz w:val="24"/>
        </w:rPr>
        <w:t>AD</w:t>
      </w:r>
      <w:r w:rsidRPr="001D450F">
        <w:rPr>
          <w:rFonts w:hint="eastAsia"/>
          <w:sz w:val="24"/>
        </w:rPr>
        <w:t>风险及评价抗类淀粉疗法有至关重要的作用。</w:t>
      </w:r>
      <w:r w:rsidRPr="001D450F">
        <w:rPr>
          <w:rFonts w:cs="Times"/>
          <w:kern w:val="0"/>
          <w:sz w:val="24"/>
        </w:rPr>
        <w:t>[</w:t>
      </w:r>
      <w:r w:rsidRPr="001D450F">
        <w:rPr>
          <w:rFonts w:cs="Times"/>
          <w:kern w:val="0"/>
          <w:sz w:val="24"/>
          <w:vertAlign w:val="superscript"/>
        </w:rPr>
        <w:t>11</w:t>
      </w:r>
      <w:r w:rsidRPr="001D450F">
        <w:rPr>
          <w:rFonts w:cs="Times"/>
          <w:kern w:val="0"/>
          <w:sz w:val="24"/>
        </w:rPr>
        <w:t>C]-PIB</w:t>
      </w:r>
      <w:r w:rsidRPr="001D450F">
        <w:rPr>
          <w:kern w:val="0"/>
          <w:sz w:val="24"/>
        </w:rPr>
        <w:t xml:space="preserve"> PET</w:t>
      </w:r>
      <w:r w:rsidRPr="001D450F">
        <w:rPr>
          <w:rFonts w:hint="eastAsia"/>
          <w:kern w:val="0"/>
          <w:sz w:val="24"/>
        </w:rPr>
        <w:t>分子影像结果与尸解人体内</w:t>
      </w:r>
      <w:r w:rsidRPr="001D450F">
        <w:rPr>
          <w:rFonts w:cs="Times"/>
          <w:kern w:val="0"/>
          <w:sz w:val="24"/>
        </w:rPr>
        <w:t>A</w:t>
      </w:r>
      <w:r w:rsidRPr="001D450F">
        <w:rPr>
          <w:kern w:val="0"/>
          <w:sz w:val="24"/>
        </w:rPr>
        <w:t>β</w:t>
      </w:r>
      <w:r w:rsidRPr="001D450F">
        <w:rPr>
          <w:rFonts w:hint="eastAsia"/>
          <w:kern w:val="0"/>
          <w:sz w:val="24"/>
        </w:rPr>
        <w:t>沉积相一致，从而能够早期检测</w:t>
      </w:r>
      <w:r w:rsidRPr="001D450F">
        <w:rPr>
          <w:kern w:val="0"/>
          <w:sz w:val="24"/>
        </w:rPr>
        <w:t>AD</w:t>
      </w:r>
      <w:r w:rsidRPr="001D450F">
        <w:rPr>
          <w:rFonts w:hint="eastAsia"/>
          <w:kern w:val="0"/>
          <w:sz w:val="24"/>
        </w:rPr>
        <w:t>病理改变和准确鉴别诊断不同痴呆，同时能够加速探讨</w:t>
      </w:r>
      <w:r w:rsidRPr="001D450F">
        <w:rPr>
          <w:kern w:val="0"/>
          <w:sz w:val="24"/>
        </w:rPr>
        <w:t>Aβ</w:t>
      </w:r>
      <w:r w:rsidRPr="001D450F">
        <w:rPr>
          <w:rFonts w:hint="eastAsia"/>
          <w:kern w:val="0"/>
          <w:sz w:val="24"/>
        </w:rPr>
        <w:t>可能有致病机制的神经退行性疾病，</w:t>
      </w:r>
      <w:r w:rsidRPr="001D450F">
        <w:rPr>
          <w:rFonts w:cs="Book Antiqua" w:hint="eastAsia"/>
          <w:kern w:val="0"/>
          <w:sz w:val="24"/>
        </w:rPr>
        <w:t>临床病理研究示，</w:t>
      </w:r>
      <w:r w:rsidR="00A433AD" w:rsidRPr="001D450F">
        <w:rPr>
          <w:rFonts w:cs="Times"/>
          <w:kern w:val="0"/>
          <w:sz w:val="24"/>
        </w:rPr>
        <w:t>[</w:t>
      </w:r>
      <w:r w:rsidR="00A433AD" w:rsidRPr="001D450F">
        <w:rPr>
          <w:rFonts w:cs="Times"/>
          <w:kern w:val="0"/>
          <w:sz w:val="24"/>
          <w:vertAlign w:val="superscript"/>
        </w:rPr>
        <w:t>11</w:t>
      </w:r>
      <w:r w:rsidR="00A433AD" w:rsidRPr="001D450F">
        <w:rPr>
          <w:rFonts w:cs="Times"/>
          <w:kern w:val="0"/>
          <w:sz w:val="24"/>
        </w:rPr>
        <w:t>C]-</w:t>
      </w:r>
      <w:r w:rsidR="00A433AD" w:rsidRPr="001D450F">
        <w:rPr>
          <w:rFonts w:cs="Book Antiqua"/>
          <w:kern w:val="0"/>
          <w:sz w:val="24"/>
        </w:rPr>
        <w:t>P</w:t>
      </w:r>
      <w:r w:rsidR="00A433AD" w:rsidRPr="001D450F">
        <w:rPr>
          <w:rFonts w:cs="Book Antiqua" w:hint="eastAsia"/>
          <w:kern w:val="0"/>
          <w:sz w:val="24"/>
        </w:rPr>
        <w:t>I</w:t>
      </w:r>
      <w:r w:rsidRPr="001D450F">
        <w:rPr>
          <w:rFonts w:cs="Book Antiqua"/>
          <w:kern w:val="0"/>
          <w:sz w:val="24"/>
        </w:rPr>
        <w:t>B</w:t>
      </w:r>
      <w:r w:rsidRPr="001D450F">
        <w:rPr>
          <w:rFonts w:cs="Book Antiqua" w:hint="eastAsia"/>
          <w:kern w:val="0"/>
          <w:sz w:val="24"/>
        </w:rPr>
        <w:t>显像在</w:t>
      </w:r>
      <w:r w:rsidRPr="001D450F">
        <w:rPr>
          <w:rFonts w:cs="Book Antiqua"/>
          <w:kern w:val="0"/>
          <w:sz w:val="24"/>
        </w:rPr>
        <w:t>AD</w:t>
      </w:r>
      <w:r w:rsidRPr="001D450F">
        <w:rPr>
          <w:rFonts w:cs="Book Antiqua" w:hint="eastAsia"/>
          <w:kern w:val="0"/>
          <w:sz w:val="24"/>
        </w:rPr>
        <w:t>临床诊断的准确性约</w:t>
      </w:r>
      <w:r w:rsidRPr="001D450F">
        <w:rPr>
          <w:rFonts w:cs="Book Antiqua"/>
          <w:kern w:val="0"/>
          <w:sz w:val="24"/>
        </w:rPr>
        <w:t>80-95</w:t>
      </w:r>
      <w:r w:rsidRPr="001D450F">
        <w:rPr>
          <w:rFonts w:cs="Book Antiqua" w:hint="eastAsia"/>
          <w:kern w:val="0"/>
          <w:sz w:val="24"/>
        </w:rPr>
        <w:t>％</w:t>
      </w:r>
      <w:r w:rsidRPr="001D450F">
        <w:rPr>
          <w:rFonts w:hint="eastAsia"/>
          <w:kern w:val="0"/>
          <w:sz w:val="24"/>
        </w:rPr>
        <w:t>。</w:t>
      </w:r>
      <w:r w:rsidRPr="001D450F">
        <w:rPr>
          <w:rFonts w:hint="eastAsia"/>
          <w:sz w:val="24"/>
        </w:rPr>
        <w:t>目前寻求一种特异性的分子探针成为核医学神经影像学的焦点和热点，而且，神经系统的精确定位、定量是科研和临床分析的难点和重点。血脑屏障（</w:t>
      </w:r>
      <w:r w:rsidRPr="001D450F">
        <w:rPr>
          <w:sz w:val="24"/>
        </w:rPr>
        <w:t>Blood-brain barrier, BBB</w:t>
      </w:r>
      <w:r w:rsidRPr="001D450F">
        <w:rPr>
          <w:rFonts w:hint="eastAsia"/>
          <w:sz w:val="24"/>
        </w:rPr>
        <w:t>）对脑显像剂的限制，脂溶性脑显像剂虽然可以进入脑内，但是需要用有机溶剂（常用乙醇）溶解，但给患者带来疼痛不适，因此，提高脑显像剂的放化纯和比活度等至关重要，本研究通过采用</w:t>
      </w:r>
      <w:r w:rsidRPr="001D450F">
        <w:rPr>
          <w:sz w:val="24"/>
        </w:rPr>
        <w:t>TRACERlab FXc</w:t>
      </w:r>
      <w:r w:rsidRPr="001D450F">
        <w:rPr>
          <w:rFonts w:hint="eastAsia"/>
          <w:sz w:val="24"/>
        </w:rPr>
        <w:t>自动化模块，改善</w:t>
      </w:r>
      <w:r w:rsidRPr="001D450F">
        <w:rPr>
          <w:sz w:val="24"/>
        </w:rPr>
        <w:t>[</w:t>
      </w:r>
      <w:r w:rsidRPr="001D450F">
        <w:rPr>
          <w:sz w:val="24"/>
          <w:vertAlign w:val="superscript"/>
        </w:rPr>
        <w:t>11</w:t>
      </w:r>
      <w:r w:rsidRPr="001D450F">
        <w:rPr>
          <w:sz w:val="24"/>
        </w:rPr>
        <w:t>C]-PIB</w:t>
      </w:r>
      <w:r w:rsidRPr="001D450F">
        <w:rPr>
          <w:rFonts w:hint="eastAsia"/>
          <w:sz w:val="24"/>
        </w:rPr>
        <w:t>制备，并应用</w:t>
      </w:r>
      <w:r w:rsidRPr="001D450F">
        <w:rPr>
          <w:sz w:val="24"/>
        </w:rPr>
        <w:t>PMOD</w:t>
      </w:r>
      <w:r w:rsidRPr="001D450F">
        <w:rPr>
          <w:rFonts w:hint="eastAsia"/>
          <w:sz w:val="24"/>
        </w:rPr>
        <w:t>软件进行分析，初步探讨</w:t>
      </w:r>
      <w:r w:rsidRPr="001D450F">
        <w:rPr>
          <w:sz w:val="24"/>
        </w:rPr>
        <w:t>[</w:t>
      </w:r>
      <w:r w:rsidRPr="001D450F">
        <w:rPr>
          <w:sz w:val="24"/>
          <w:vertAlign w:val="superscript"/>
        </w:rPr>
        <w:t>11</w:t>
      </w:r>
      <w:r w:rsidRPr="001D450F">
        <w:rPr>
          <w:sz w:val="24"/>
        </w:rPr>
        <w:t>C]-PIB PET/MRI</w:t>
      </w:r>
      <w:r w:rsidRPr="001D450F">
        <w:rPr>
          <w:rFonts w:hint="eastAsia"/>
          <w:sz w:val="24"/>
        </w:rPr>
        <w:t>脑部定量分析方法学，为</w:t>
      </w:r>
      <w:r w:rsidRPr="001D450F">
        <w:rPr>
          <w:rFonts w:hint="eastAsia"/>
          <w:sz w:val="24"/>
        </w:rPr>
        <w:t>Tau</w:t>
      </w:r>
      <w:r w:rsidRPr="001D450F">
        <w:rPr>
          <w:rFonts w:hint="eastAsia"/>
          <w:sz w:val="24"/>
        </w:rPr>
        <w:t>蛋白分子探针将来临床应用提供方法学借鉴。</w:t>
      </w:r>
    </w:p>
    <w:p w14:paraId="530C9F39" w14:textId="77777777" w:rsidR="00573C47" w:rsidRPr="001D450F" w:rsidRDefault="0030136E" w:rsidP="002B6B82">
      <w:pPr>
        <w:pStyle w:val="1"/>
        <w:rPr>
          <w:rFonts w:ascii="Times New Roman" w:hAnsi="Times New Roman"/>
          <w:sz w:val="28"/>
          <w:szCs w:val="28"/>
        </w:rPr>
      </w:pPr>
      <w:r w:rsidRPr="001D450F">
        <w:rPr>
          <w:rFonts w:ascii="Times New Roman" w:hAnsi="Times New Roman" w:hint="eastAsia"/>
          <w:sz w:val="28"/>
          <w:szCs w:val="28"/>
        </w:rPr>
        <w:t>资料与方法</w:t>
      </w:r>
    </w:p>
    <w:p w14:paraId="26453F86" w14:textId="77777777" w:rsidR="0030136E" w:rsidRPr="001D450F" w:rsidRDefault="0030136E" w:rsidP="0030136E">
      <w:pPr>
        <w:spacing w:line="400" w:lineRule="exact"/>
        <w:ind w:firstLineChars="200" w:firstLine="560"/>
        <w:rPr>
          <w:rFonts w:cs="宋体"/>
          <w:sz w:val="24"/>
          <w:szCs w:val="16"/>
        </w:rPr>
      </w:pPr>
      <w:r w:rsidRPr="001D450F">
        <w:rPr>
          <w:rFonts w:hint="eastAsia"/>
          <w:sz w:val="28"/>
          <w:szCs w:val="28"/>
        </w:rPr>
        <w:t>1.</w:t>
      </w:r>
      <w:r w:rsidRPr="001D450F">
        <w:rPr>
          <w:rFonts w:hint="eastAsia"/>
          <w:sz w:val="28"/>
          <w:szCs w:val="28"/>
        </w:rPr>
        <w:t>临床资料。</w:t>
      </w:r>
      <w:r w:rsidRPr="001D450F">
        <w:rPr>
          <w:rFonts w:cs="Arial" w:hint="eastAsia"/>
          <w:sz w:val="24"/>
        </w:rPr>
        <w:t>本研究收集临床诊断为</w:t>
      </w:r>
      <w:r w:rsidRPr="001D450F">
        <w:rPr>
          <w:rFonts w:cs="Arial"/>
          <w:sz w:val="24"/>
        </w:rPr>
        <w:t>aMCI</w:t>
      </w:r>
      <w:r w:rsidRPr="001D450F">
        <w:rPr>
          <w:rFonts w:cs="Arial" w:hint="eastAsia"/>
          <w:sz w:val="24"/>
        </w:rPr>
        <w:t>的</w:t>
      </w:r>
      <w:r w:rsidRPr="001D450F">
        <w:rPr>
          <w:rFonts w:cs="Arial"/>
          <w:sz w:val="24"/>
        </w:rPr>
        <w:t>17</w:t>
      </w:r>
      <w:r w:rsidRPr="001D450F">
        <w:rPr>
          <w:rFonts w:cs="Arial" w:hint="eastAsia"/>
          <w:sz w:val="24"/>
        </w:rPr>
        <w:t>例患者，研究对象纳入标准：</w:t>
      </w:r>
      <w:r w:rsidRPr="001D450F">
        <w:rPr>
          <w:rFonts w:hint="eastAsia"/>
          <w:sz w:val="24"/>
        </w:rPr>
        <w:t>①有记忆减退主诉；</w:t>
      </w:r>
      <w:r w:rsidRPr="001D450F">
        <w:rPr>
          <w:sz w:val="24"/>
        </w:rPr>
        <w:t xml:space="preserve"> </w:t>
      </w:r>
      <w:r w:rsidRPr="001D450F">
        <w:rPr>
          <w:rFonts w:hint="eastAsia"/>
          <w:sz w:val="24"/>
        </w:rPr>
        <w:t>②有记忆减退的客观证据，表现为</w:t>
      </w:r>
      <w:r w:rsidRPr="001D450F">
        <w:rPr>
          <w:rFonts w:hint="eastAsia"/>
          <w:kern w:val="0"/>
          <w:sz w:val="24"/>
        </w:rPr>
        <w:t>听觉语词学习测验（</w:t>
      </w:r>
      <w:r w:rsidRPr="001D450F">
        <w:rPr>
          <w:kern w:val="0"/>
          <w:sz w:val="24"/>
        </w:rPr>
        <w:t>Auditory verbal learning test</w:t>
      </w:r>
      <w:r w:rsidRPr="001D450F">
        <w:rPr>
          <w:rFonts w:hint="eastAsia"/>
          <w:kern w:val="0"/>
          <w:sz w:val="24"/>
        </w:rPr>
        <w:t>，</w:t>
      </w:r>
      <w:r w:rsidRPr="001D450F">
        <w:rPr>
          <w:kern w:val="0"/>
          <w:sz w:val="24"/>
        </w:rPr>
        <w:t>AVLT</w:t>
      </w:r>
      <w:r w:rsidRPr="001D450F">
        <w:rPr>
          <w:rFonts w:hint="eastAsia"/>
          <w:kern w:val="0"/>
          <w:sz w:val="24"/>
        </w:rPr>
        <w:t>）</w:t>
      </w:r>
      <w:r w:rsidRPr="001D450F">
        <w:rPr>
          <w:rFonts w:hint="eastAsia"/>
          <w:sz w:val="24"/>
        </w:rPr>
        <w:t>的延迟回忆得分≤正常老人的</w:t>
      </w:r>
      <w:r w:rsidRPr="001D450F">
        <w:rPr>
          <w:sz w:val="24"/>
        </w:rPr>
        <w:t>“</w:t>
      </w:r>
      <w:r w:rsidRPr="001D450F">
        <w:rPr>
          <w:rFonts w:hint="eastAsia"/>
          <w:sz w:val="24"/>
        </w:rPr>
        <w:t>均数±</w:t>
      </w:r>
      <w:r w:rsidRPr="001D450F">
        <w:rPr>
          <w:sz w:val="24"/>
        </w:rPr>
        <w:t>1.5</w:t>
      </w:r>
      <w:r w:rsidRPr="001D450F">
        <w:rPr>
          <w:rFonts w:hint="eastAsia"/>
          <w:sz w:val="24"/>
        </w:rPr>
        <w:t>个标准差，在本研究中为</w:t>
      </w:r>
      <w:r w:rsidRPr="001D450F">
        <w:rPr>
          <w:sz w:val="24"/>
        </w:rPr>
        <w:t>12</w:t>
      </w:r>
      <w:r w:rsidRPr="001D450F">
        <w:rPr>
          <w:rFonts w:hint="eastAsia"/>
          <w:sz w:val="24"/>
        </w:rPr>
        <w:t>个词语学习</w:t>
      </w:r>
      <w:r w:rsidRPr="001D450F">
        <w:rPr>
          <w:sz w:val="24"/>
        </w:rPr>
        <w:t>3</w:t>
      </w:r>
      <w:r w:rsidRPr="001D450F">
        <w:rPr>
          <w:rFonts w:hint="eastAsia"/>
          <w:sz w:val="24"/>
        </w:rPr>
        <w:t>次后间隔</w:t>
      </w:r>
      <w:r w:rsidRPr="001D450F">
        <w:rPr>
          <w:sz w:val="24"/>
        </w:rPr>
        <w:t>30min</w:t>
      </w:r>
      <w:r w:rsidRPr="001D450F">
        <w:rPr>
          <w:rFonts w:hint="eastAsia"/>
          <w:sz w:val="24"/>
        </w:rPr>
        <w:t>回忆的词语数（即延迟回忆得分）均≤</w:t>
      </w:r>
      <w:r w:rsidRPr="001D450F">
        <w:rPr>
          <w:sz w:val="24"/>
        </w:rPr>
        <w:t>5</w:t>
      </w:r>
      <w:r w:rsidRPr="001D450F">
        <w:rPr>
          <w:rFonts w:hint="eastAsia"/>
          <w:sz w:val="24"/>
        </w:rPr>
        <w:t>分；③其余认知功能相对正常，在本研究中</w:t>
      </w:r>
      <w:r w:rsidRPr="001D450F">
        <w:rPr>
          <w:rFonts w:hint="eastAsia"/>
          <w:kern w:val="0"/>
          <w:sz w:val="24"/>
        </w:rPr>
        <w:t>简易智能精神状态检查量表（</w:t>
      </w:r>
      <w:r w:rsidRPr="001D450F">
        <w:rPr>
          <w:kern w:val="0"/>
          <w:sz w:val="24"/>
        </w:rPr>
        <w:t>Mini-Mental State Examination</w:t>
      </w:r>
      <w:r w:rsidRPr="001D450F">
        <w:rPr>
          <w:rFonts w:hint="eastAsia"/>
          <w:sz w:val="24"/>
        </w:rPr>
        <w:t>，</w:t>
      </w:r>
      <w:r w:rsidRPr="001D450F">
        <w:rPr>
          <w:sz w:val="24"/>
        </w:rPr>
        <w:t>MMSE</w:t>
      </w:r>
      <w:r w:rsidRPr="001D450F">
        <w:rPr>
          <w:rFonts w:hint="eastAsia"/>
          <w:sz w:val="24"/>
        </w:rPr>
        <w:t>）总分≥</w:t>
      </w:r>
      <w:r w:rsidRPr="001D450F">
        <w:rPr>
          <w:sz w:val="24"/>
        </w:rPr>
        <w:t>24</w:t>
      </w:r>
      <w:r w:rsidRPr="001D450F">
        <w:rPr>
          <w:rFonts w:hint="eastAsia"/>
          <w:sz w:val="24"/>
        </w:rPr>
        <w:t>分；④日常活动能力无显著缺损；⑤非痴呆，不符合</w:t>
      </w:r>
      <w:r w:rsidRPr="001D450F">
        <w:rPr>
          <w:rFonts w:hint="eastAsia"/>
          <w:kern w:val="0"/>
          <w:sz w:val="24"/>
        </w:rPr>
        <w:t>神疾病的诊断和统计手册</w:t>
      </w:r>
      <w:r w:rsidRPr="001D450F">
        <w:rPr>
          <w:kern w:val="0"/>
          <w:sz w:val="24"/>
        </w:rPr>
        <w:t>(Diagnostic and Statistical Manual of Mental Disorders</w:t>
      </w:r>
      <w:r w:rsidRPr="001D450F">
        <w:rPr>
          <w:sz w:val="24"/>
        </w:rPr>
        <w:t>, DSM)-IV</w:t>
      </w:r>
      <w:r w:rsidRPr="001D450F">
        <w:rPr>
          <w:rFonts w:hint="eastAsia"/>
          <w:sz w:val="24"/>
        </w:rPr>
        <w:t>和美国神经病、语言沟通和卒中研究所（</w:t>
      </w:r>
      <w:r w:rsidRPr="001D450F">
        <w:rPr>
          <w:kern w:val="0"/>
          <w:sz w:val="24"/>
        </w:rPr>
        <w:t>National Institute of Neurological Disorders and Stroke</w:t>
      </w:r>
      <w:r w:rsidRPr="001D450F">
        <w:rPr>
          <w:rFonts w:hint="eastAsia"/>
          <w:sz w:val="24"/>
        </w:rPr>
        <w:t>，</w:t>
      </w:r>
      <w:r w:rsidRPr="001D450F">
        <w:rPr>
          <w:sz w:val="24"/>
        </w:rPr>
        <w:t>NICNDS</w:t>
      </w:r>
      <w:r w:rsidRPr="001D450F">
        <w:rPr>
          <w:rFonts w:hint="eastAsia"/>
          <w:sz w:val="24"/>
        </w:rPr>
        <w:t>）系统有关</w:t>
      </w:r>
      <w:r w:rsidRPr="001D450F">
        <w:rPr>
          <w:sz w:val="24"/>
        </w:rPr>
        <w:t>AD</w:t>
      </w:r>
      <w:r w:rsidRPr="001D450F">
        <w:rPr>
          <w:rFonts w:hint="eastAsia"/>
          <w:sz w:val="24"/>
        </w:rPr>
        <w:t>的诊断标准。⑥无任何精神或神经病史；</w:t>
      </w:r>
      <w:r w:rsidRPr="001D450F">
        <w:rPr>
          <w:sz w:val="24"/>
        </w:rPr>
        <w:t xml:space="preserve">MRI </w:t>
      </w:r>
      <w:r w:rsidRPr="001D450F">
        <w:rPr>
          <w:rFonts w:hint="eastAsia"/>
          <w:sz w:val="24"/>
        </w:rPr>
        <w:t>检查发现除了脑萎缩和深部白质少量</w:t>
      </w:r>
      <w:r w:rsidRPr="001D450F">
        <w:rPr>
          <w:sz w:val="24"/>
        </w:rPr>
        <w:t xml:space="preserve">T2WI </w:t>
      </w:r>
      <w:r w:rsidRPr="001D450F">
        <w:rPr>
          <w:rFonts w:hint="eastAsia"/>
          <w:sz w:val="24"/>
        </w:rPr>
        <w:t>高信号</w:t>
      </w:r>
      <w:r w:rsidRPr="001D450F">
        <w:rPr>
          <w:sz w:val="24"/>
        </w:rPr>
        <w:t>(</w:t>
      </w:r>
      <w:r w:rsidRPr="001D450F">
        <w:rPr>
          <w:rFonts w:hint="eastAsia"/>
          <w:sz w:val="24"/>
        </w:rPr>
        <w:t>最大直径＜</w:t>
      </w:r>
      <w:r w:rsidRPr="001D450F">
        <w:rPr>
          <w:sz w:val="24"/>
        </w:rPr>
        <w:t xml:space="preserve">1cm) </w:t>
      </w:r>
      <w:r w:rsidRPr="001D450F">
        <w:rPr>
          <w:rFonts w:hint="eastAsia"/>
          <w:sz w:val="24"/>
        </w:rPr>
        <w:t>外</w:t>
      </w:r>
      <w:r w:rsidRPr="001D450F">
        <w:rPr>
          <w:sz w:val="24"/>
        </w:rPr>
        <w:t>,</w:t>
      </w:r>
      <w:r w:rsidRPr="001D450F">
        <w:rPr>
          <w:rFonts w:hint="eastAsia"/>
          <w:sz w:val="24"/>
        </w:rPr>
        <w:t>无其它异常改变；</w:t>
      </w:r>
      <w:r w:rsidRPr="001D450F">
        <w:rPr>
          <w:rFonts w:cs="宋体" w:hint="eastAsia"/>
          <w:sz w:val="24"/>
        </w:rPr>
        <w:t>⑦依据</w:t>
      </w:r>
      <w:r w:rsidRPr="001D450F">
        <w:rPr>
          <w:sz w:val="24"/>
        </w:rPr>
        <w:t>Hachinski</w:t>
      </w:r>
      <w:r w:rsidRPr="001D450F">
        <w:rPr>
          <w:rFonts w:cs="宋体" w:hint="eastAsia"/>
          <w:sz w:val="24"/>
        </w:rPr>
        <w:t>缺血指数表得分＜</w:t>
      </w:r>
      <w:r w:rsidRPr="001D450F">
        <w:rPr>
          <w:sz w:val="24"/>
        </w:rPr>
        <w:t>4</w:t>
      </w:r>
      <w:r w:rsidRPr="001D450F">
        <w:rPr>
          <w:rFonts w:cs="宋体" w:hint="eastAsia"/>
          <w:sz w:val="24"/>
        </w:rPr>
        <w:t>分</w:t>
      </w:r>
      <w:r w:rsidRPr="001D450F">
        <w:rPr>
          <w:sz w:val="24"/>
        </w:rPr>
        <w:t>,</w:t>
      </w:r>
      <w:r w:rsidRPr="001D450F">
        <w:rPr>
          <w:rFonts w:cs="宋体" w:hint="eastAsia"/>
          <w:sz w:val="24"/>
        </w:rPr>
        <w:t>以除外血管性痴呆及混合性痴呆；⑧</w:t>
      </w:r>
      <w:r w:rsidRPr="001D450F">
        <w:rPr>
          <w:rFonts w:hint="eastAsia"/>
          <w:kern w:val="0"/>
          <w:sz w:val="24"/>
        </w:rPr>
        <w:t>临床痴呆量表（</w:t>
      </w:r>
      <w:r w:rsidRPr="001D450F">
        <w:rPr>
          <w:kern w:val="0"/>
          <w:sz w:val="24"/>
        </w:rPr>
        <w:t>Clinical Dementia Rating</w:t>
      </w:r>
      <w:r w:rsidRPr="001D450F">
        <w:rPr>
          <w:rFonts w:hint="eastAsia"/>
          <w:kern w:val="0"/>
          <w:sz w:val="24"/>
        </w:rPr>
        <w:t>，</w:t>
      </w:r>
      <w:r w:rsidRPr="001D450F">
        <w:rPr>
          <w:kern w:val="0"/>
          <w:sz w:val="24"/>
        </w:rPr>
        <w:t>CDR</w:t>
      </w:r>
      <w:r w:rsidRPr="001D450F">
        <w:rPr>
          <w:rFonts w:hint="eastAsia"/>
          <w:kern w:val="0"/>
          <w:sz w:val="24"/>
        </w:rPr>
        <w:t>）</w:t>
      </w:r>
      <w:r w:rsidRPr="001D450F">
        <w:rPr>
          <w:rFonts w:cs="宋体" w:hint="eastAsia"/>
          <w:sz w:val="24"/>
        </w:rPr>
        <w:t>≥</w:t>
      </w:r>
      <w:r w:rsidRPr="001D450F">
        <w:rPr>
          <w:rFonts w:cs="宋体"/>
          <w:sz w:val="24"/>
        </w:rPr>
        <w:t>1</w:t>
      </w:r>
      <w:r w:rsidRPr="001D450F">
        <w:rPr>
          <w:rFonts w:cs="宋体" w:hint="eastAsia"/>
          <w:sz w:val="24"/>
        </w:rPr>
        <w:t>；</w:t>
      </w:r>
      <w:r w:rsidRPr="001D450F">
        <w:rPr>
          <w:rFonts w:hint="eastAsia"/>
          <w:sz w:val="24"/>
        </w:rPr>
        <w:t>结合</w:t>
      </w:r>
      <w:r w:rsidRPr="001D450F">
        <w:rPr>
          <w:rFonts w:hint="eastAsia"/>
          <w:kern w:val="0"/>
          <w:sz w:val="24"/>
        </w:rPr>
        <w:t>阿尔茨海默病评定量表认知分量表（</w:t>
      </w:r>
      <w:r w:rsidRPr="001D450F">
        <w:rPr>
          <w:kern w:val="0"/>
          <w:sz w:val="24"/>
        </w:rPr>
        <w:t>Alzheimer’s Disease Assessment Scale—cognitive subscale</w:t>
      </w:r>
      <w:r w:rsidRPr="001D450F">
        <w:rPr>
          <w:rFonts w:hint="eastAsia"/>
          <w:kern w:val="0"/>
          <w:sz w:val="24"/>
        </w:rPr>
        <w:t>，</w:t>
      </w:r>
      <w:r w:rsidRPr="001D450F">
        <w:rPr>
          <w:kern w:val="0"/>
          <w:sz w:val="24"/>
        </w:rPr>
        <w:t>ADAS-Cog</w:t>
      </w:r>
      <w:r w:rsidRPr="001D450F">
        <w:rPr>
          <w:rFonts w:hint="eastAsia"/>
          <w:kern w:val="0"/>
          <w:sz w:val="24"/>
        </w:rPr>
        <w:t>）、</w:t>
      </w:r>
      <w:r w:rsidRPr="001D450F">
        <w:rPr>
          <w:rFonts w:hint="eastAsia"/>
          <w:sz w:val="24"/>
          <w:szCs w:val="16"/>
        </w:rPr>
        <w:t>波士顿命名测验</w:t>
      </w:r>
      <w:r w:rsidRPr="001D450F">
        <w:rPr>
          <w:rFonts w:hint="eastAsia"/>
          <w:sz w:val="24"/>
        </w:rPr>
        <w:t>、</w:t>
      </w:r>
      <w:r w:rsidRPr="001D450F">
        <w:rPr>
          <w:rFonts w:hint="eastAsia"/>
          <w:sz w:val="24"/>
          <w:szCs w:val="16"/>
        </w:rPr>
        <w:t>连线测验</w:t>
      </w:r>
      <w:r w:rsidRPr="001D450F">
        <w:rPr>
          <w:sz w:val="24"/>
          <w:szCs w:val="16"/>
        </w:rPr>
        <w:t>B</w:t>
      </w:r>
      <w:r w:rsidRPr="001D450F">
        <w:rPr>
          <w:rFonts w:cs="宋体" w:hint="eastAsia"/>
          <w:sz w:val="24"/>
          <w:szCs w:val="16"/>
        </w:rPr>
        <w:t>、</w:t>
      </w:r>
      <w:r w:rsidRPr="001D450F">
        <w:rPr>
          <w:rFonts w:hint="eastAsia"/>
          <w:sz w:val="24"/>
          <w:szCs w:val="16"/>
        </w:rPr>
        <w:t>动物言语流畅性测验</w:t>
      </w:r>
      <w:r w:rsidRPr="001D450F">
        <w:rPr>
          <w:rFonts w:hint="eastAsia"/>
          <w:sz w:val="24"/>
        </w:rPr>
        <w:t>分析，介于</w:t>
      </w:r>
      <w:r w:rsidRPr="001D450F">
        <w:rPr>
          <w:sz w:val="24"/>
        </w:rPr>
        <w:t>AD</w:t>
      </w:r>
      <w:r w:rsidRPr="001D450F">
        <w:rPr>
          <w:rFonts w:hint="eastAsia"/>
          <w:sz w:val="24"/>
        </w:rPr>
        <w:t>与正常组纳入标准。</w:t>
      </w:r>
    </w:p>
    <w:p w14:paraId="49A2CE26" w14:textId="77777777" w:rsidR="0030136E" w:rsidRPr="001D450F" w:rsidRDefault="0030136E" w:rsidP="00A433AD">
      <w:pPr>
        <w:autoSpaceDE w:val="0"/>
        <w:autoSpaceDN w:val="0"/>
        <w:adjustRightInd w:val="0"/>
        <w:spacing w:line="400" w:lineRule="exact"/>
        <w:ind w:firstLineChars="200" w:firstLine="560"/>
        <w:rPr>
          <w:sz w:val="24"/>
        </w:rPr>
      </w:pPr>
      <w:r w:rsidRPr="001D450F">
        <w:rPr>
          <w:rFonts w:hint="eastAsia"/>
          <w:sz w:val="28"/>
          <w:szCs w:val="28"/>
        </w:rPr>
        <w:t>2.</w:t>
      </w:r>
      <w:r w:rsidRPr="001D450F">
        <w:t xml:space="preserve"> </w:t>
      </w:r>
      <w:r w:rsidRPr="001D450F">
        <w:rPr>
          <w:sz w:val="24"/>
        </w:rPr>
        <w:t>[</w:t>
      </w:r>
      <w:r w:rsidRPr="001D450F">
        <w:rPr>
          <w:sz w:val="24"/>
          <w:vertAlign w:val="superscript"/>
        </w:rPr>
        <w:t>11</w:t>
      </w:r>
      <w:r w:rsidRPr="001D450F">
        <w:rPr>
          <w:sz w:val="24"/>
        </w:rPr>
        <w:t>C]-PIB</w:t>
      </w:r>
      <w:r w:rsidRPr="001D450F">
        <w:rPr>
          <w:rFonts w:hint="eastAsia"/>
          <w:sz w:val="24"/>
        </w:rPr>
        <w:t>制备改进。</w:t>
      </w:r>
      <w:r w:rsidR="00A433AD" w:rsidRPr="001D450F">
        <w:rPr>
          <w:sz w:val="24"/>
        </w:rPr>
        <w:t>[</w:t>
      </w:r>
      <w:r w:rsidR="00A433AD" w:rsidRPr="001D450F">
        <w:rPr>
          <w:sz w:val="24"/>
          <w:vertAlign w:val="superscript"/>
        </w:rPr>
        <w:t>11</w:t>
      </w:r>
      <w:r w:rsidR="00A433AD" w:rsidRPr="001D450F">
        <w:rPr>
          <w:sz w:val="24"/>
        </w:rPr>
        <w:t>C] PIB</w:t>
      </w:r>
      <w:r w:rsidR="00A433AD" w:rsidRPr="001D450F">
        <w:rPr>
          <w:rFonts w:hint="eastAsia"/>
          <w:sz w:val="24"/>
        </w:rPr>
        <w:t>可由甲基化的方法合成，详细合成方法、原理及药物分部见</w:t>
      </w:r>
      <w:r w:rsidR="00A433AD" w:rsidRPr="001D450F">
        <w:rPr>
          <w:rFonts w:cs="Arial"/>
          <w:sz w:val="24"/>
          <w:szCs w:val="20"/>
        </w:rPr>
        <w:t>Chester Mathis</w:t>
      </w:r>
      <w:r w:rsidR="00A433AD" w:rsidRPr="001D450F">
        <w:rPr>
          <w:rFonts w:cs="Arial"/>
          <w:sz w:val="24"/>
          <w:szCs w:val="20"/>
          <w:vertAlign w:val="superscript"/>
        </w:rPr>
        <w:t>[</w:t>
      </w:r>
      <w:hyperlink w:anchor="_ENREF_1" w:tooltip="Mathis, 2003 #6198" w:history="1">
        <w:r w:rsidR="00F0245A" w:rsidRPr="001D450F">
          <w:rPr>
            <w:rFonts w:cs="Arial"/>
            <w:sz w:val="24"/>
            <w:szCs w:val="20"/>
          </w:rPr>
          <w:fldChar w:fldCharType="begin"/>
        </w:r>
        <w:r w:rsidR="00A433AD" w:rsidRPr="001D450F">
          <w:rPr>
            <w:rFonts w:cs="Arial"/>
            <w:sz w:val="24"/>
            <w:szCs w:val="20"/>
          </w:rPr>
          <w:instrText xml:space="preserve"> ADDIN EN.CITE &lt;EndNote&gt;&lt;Cite&gt;&lt;Author&gt;Mathis&lt;/Author&gt;&lt;Year&gt;2003&lt;/Year&gt;&lt;RecNum&gt;6198&lt;/RecNum&gt;&lt;DisplayText&gt;&lt;style face="superscript"&gt;1&lt;/style&gt;&lt;/DisplayText&gt;&lt;record&gt;&lt;rec-number&gt;6198&lt;/rec-number&gt;&lt;foreign-keys&gt;&lt;key app="EN" db-id="5xfse00rodwrerewd5yv5wxqdrawste59dzt"&gt;6198&lt;/key&gt;&lt;/foreign-keys&gt;&lt;ref-type name="Journal Article"&gt;17&lt;/ref-type&gt;&lt;contributors&gt;&lt;authors&gt;&lt;author&gt;Mathis, Chester A&lt;/author&gt;&lt;author&gt;Wang, Yanming&lt;/author&gt;&lt;author&gt;Holt, Daniel P&lt;/author&gt;&lt;author&gt;Huang, Guo-Feng&lt;/author&gt;&lt;author&gt;Debnath, Manik L&lt;/author&gt;&lt;author&gt;Klunk, William E&lt;/author&gt;&lt;/authors&gt;&lt;/contributors&gt;&lt;titles&gt;&lt;title&gt;Synthesis and evaluation of 11C-labeled 6-substituted 2-arylbenzothiazoles as amyloid imaging agents&lt;/title&gt;&lt;secondary-title&gt;Journal of medicinal chemistry&lt;/secondary-title&gt;&lt;/titles&gt;&lt;periodical&gt;&lt;full-title&gt;Journal of Medicinal Chemistry&lt;/full-title&gt;&lt;/periodical&gt;&lt;pages&gt;2740-2754&lt;/pages&gt;&lt;volume&gt;46&lt;/volume&gt;&lt;number&gt;13&lt;/number&gt;&lt;dates&gt;&lt;year&gt;2003&lt;/year&gt;&lt;/dates&gt;&lt;isbn&gt;0022-2623&lt;/isbn&gt;&lt;urls&gt;&lt;/urls&gt;&lt;research-notes&gt;PIB</w:instrText>
        </w:r>
        <w:r w:rsidR="00A433AD" w:rsidRPr="001D450F">
          <w:rPr>
            <w:rFonts w:cs="Arial" w:hint="eastAsia"/>
            <w:sz w:val="24"/>
            <w:szCs w:val="20"/>
          </w:rPr>
          <w:instrText>原始研究</w:instrText>
        </w:r>
        <w:r w:rsidR="00A433AD" w:rsidRPr="001D450F">
          <w:rPr>
            <w:rFonts w:cs="Arial"/>
            <w:sz w:val="24"/>
            <w:szCs w:val="20"/>
          </w:rPr>
          <w:instrText>&lt;/research-notes&gt;&lt;/record&gt;&lt;/Cite&gt;&lt;/EndNote&gt;</w:instrText>
        </w:r>
        <w:r w:rsidR="00F0245A" w:rsidRPr="001D450F">
          <w:rPr>
            <w:rFonts w:cs="Arial"/>
            <w:sz w:val="24"/>
            <w:szCs w:val="20"/>
          </w:rPr>
          <w:fldChar w:fldCharType="separate"/>
        </w:r>
        <w:r w:rsidR="00A433AD" w:rsidRPr="001D450F">
          <w:rPr>
            <w:rFonts w:cs="Arial"/>
            <w:sz w:val="24"/>
            <w:szCs w:val="20"/>
            <w:vertAlign w:val="superscript"/>
          </w:rPr>
          <w:t>1</w:t>
        </w:r>
        <w:r w:rsidR="00F0245A" w:rsidRPr="001D450F">
          <w:rPr>
            <w:rFonts w:cs="Arial"/>
            <w:sz w:val="24"/>
            <w:szCs w:val="20"/>
          </w:rPr>
          <w:fldChar w:fldCharType="end"/>
        </w:r>
      </w:hyperlink>
      <w:r w:rsidR="00A433AD" w:rsidRPr="001D450F">
        <w:rPr>
          <w:sz w:val="24"/>
          <w:vertAlign w:val="superscript"/>
        </w:rPr>
        <w:t>]</w:t>
      </w:r>
      <w:r w:rsidR="00A433AD" w:rsidRPr="001D450F">
        <w:rPr>
          <w:rFonts w:cs="Arial" w:hint="eastAsia"/>
          <w:sz w:val="24"/>
          <w:szCs w:val="20"/>
        </w:rPr>
        <w:t>和</w:t>
      </w:r>
      <w:r w:rsidR="00A433AD" w:rsidRPr="001D450F">
        <w:rPr>
          <w:rFonts w:cs="Arial"/>
          <w:sz w:val="24"/>
          <w:szCs w:val="20"/>
        </w:rPr>
        <w:t>Alan Wilson</w:t>
      </w:r>
      <w:r w:rsidR="00A433AD" w:rsidRPr="001D450F">
        <w:rPr>
          <w:rFonts w:cs="Arial"/>
          <w:sz w:val="24"/>
          <w:szCs w:val="20"/>
          <w:vertAlign w:val="superscript"/>
        </w:rPr>
        <w:t>[</w:t>
      </w:r>
      <w:hyperlink w:anchor="_ENREF_2" w:tooltip="Wilson, 2004 #6196" w:history="1">
        <w:r w:rsidR="00F0245A" w:rsidRPr="001D450F">
          <w:rPr>
            <w:rFonts w:cs="Arial"/>
            <w:sz w:val="24"/>
            <w:szCs w:val="20"/>
          </w:rPr>
          <w:fldChar w:fldCharType="begin"/>
        </w:r>
        <w:r w:rsidR="00A433AD" w:rsidRPr="001D450F">
          <w:rPr>
            <w:rFonts w:cs="Arial"/>
            <w:sz w:val="24"/>
            <w:szCs w:val="20"/>
          </w:rPr>
          <w:instrText xml:space="preserve"> ADDIN EN.CITE &lt;EndNote&gt;&lt;Cite&gt;&lt;Author&gt;Wilson&lt;/Author&gt;&lt;Year&gt;2004&lt;/Year&gt;&lt;RecNum&gt;6196&lt;/RecNum&gt;&lt;DisplayText&gt;&lt;style face="superscript"&gt;2&lt;/style&gt;&lt;/DisplayText&gt;&lt;record&gt;&lt;rec-number&gt;6196&lt;/rec-number&gt;&lt;foreign-keys&gt;&lt;key app="EN" db-id="5xfse00rodwrerewd5yv5wxqdrawste59dzt"&gt;6196&lt;/key&gt;&lt;/foreign-keys&gt;&lt;ref-type name="Journal Article"&gt;17&lt;/ref-type&gt;&lt;contributors&gt;&lt;authors&gt;&lt;author&gt;Wilson, Alan A&lt;/author&gt;&lt;author&gt;Garcia, Armando&lt;/author&gt;&lt;author&gt;Chestakova, Alexandra&lt;/author&gt;&lt;author&gt;Kung, Hank&lt;/author&gt;&lt;author&gt;Houle, Sylvain&lt;/author&gt;&lt;/authors&gt;&lt;/contributors&gt;&lt;titles&gt;&lt;title&gt;A rapid one</w:instrText>
        </w:r>
        <w:r w:rsidR="00A433AD" w:rsidRPr="001D450F">
          <w:rPr>
            <w:rFonts w:cs="Arial" w:hint="eastAsia"/>
            <w:sz w:val="24"/>
            <w:szCs w:val="20"/>
          </w:rPr>
          <w:instrText>‐</w:instrText>
        </w:r>
        <w:r w:rsidR="00A433AD" w:rsidRPr="001D450F">
          <w:rPr>
            <w:rFonts w:cs="Arial"/>
            <w:sz w:val="24"/>
            <w:szCs w:val="20"/>
          </w:rPr>
          <w:instrText xml:space="preserve">step radiosynthesis of the </w:instrText>
        </w:r>
        <w:r w:rsidR="00A433AD" w:rsidRPr="001D450F">
          <w:rPr>
            <w:rFonts w:cs="Arial" w:hint="eastAsia"/>
            <w:sz w:val="24"/>
            <w:szCs w:val="20"/>
          </w:rPr>
          <w:instrText>β‐</w:instrText>
        </w:r>
        <w:r w:rsidR="00A433AD" w:rsidRPr="001D450F">
          <w:rPr>
            <w:rFonts w:cs="Arial"/>
            <w:sz w:val="24"/>
            <w:szCs w:val="20"/>
          </w:rPr>
          <w:instrText>amyloid imaging radiotracer N</w:instrText>
        </w:r>
        <w:r w:rsidR="00A433AD" w:rsidRPr="001D450F">
          <w:rPr>
            <w:rFonts w:cs="Arial" w:hint="eastAsia"/>
            <w:sz w:val="24"/>
            <w:szCs w:val="20"/>
          </w:rPr>
          <w:instrText>‐</w:instrText>
        </w:r>
        <w:r w:rsidR="00A433AD" w:rsidRPr="001D450F">
          <w:rPr>
            <w:rFonts w:cs="Arial"/>
            <w:sz w:val="24"/>
            <w:szCs w:val="20"/>
          </w:rPr>
          <w:instrText>methyl</w:instrText>
        </w:r>
        <w:r w:rsidR="00A433AD" w:rsidRPr="001D450F">
          <w:rPr>
            <w:rFonts w:cs="Arial" w:hint="eastAsia"/>
            <w:sz w:val="24"/>
            <w:szCs w:val="20"/>
          </w:rPr>
          <w:instrText>‐</w:instrText>
        </w:r>
        <w:r w:rsidR="00A433AD" w:rsidRPr="001D450F">
          <w:rPr>
            <w:rFonts w:cs="Arial"/>
            <w:sz w:val="24"/>
            <w:szCs w:val="20"/>
          </w:rPr>
          <w:instrText>[11C] 2</w:instrText>
        </w:r>
        <w:r w:rsidR="00A433AD" w:rsidRPr="001D450F">
          <w:rPr>
            <w:rFonts w:cs="Arial" w:hint="eastAsia"/>
            <w:sz w:val="24"/>
            <w:szCs w:val="20"/>
          </w:rPr>
          <w:instrText>‐</w:instrText>
        </w:r>
        <w:r w:rsidR="00A433AD" w:rsidRPr="001D450F">
          <w:rPr>
            <w:rFonts w:cs="Arial"/>
            <w:sz w:val="24"/>
            <w:szCs w:val="20"/>
          </w:rPr>
          <w:instrText>(4</w:instrText>
        </w:r>
        <w:r w:rsidR="00A433AD" w:rsidRPr="001D450F">
          <w:rPr>
            <w:rFonts w:cs="Arial" w:hint="eastAsia"/>
            <w:sz w:val="24"/>
            <w:szCs w:val="20"/>
          </w:rPr>
          <w:instrText>′‐</w:instrText>
        </w:r>
        <w:r w:rsidR="00A433AD" w:rsidRPr="001D450F">
          <w:rPr>
            <w:rFonts w:cs="Arial"/>
            <w:sz w:val="24"/>
            <w:szCs w:val="20"/>
          </w:rPr>
          <w:instrText>methylaminophenyl)</w:instrText>
        </w:r>
        <w:r w:rsidR="00A433AD" w:rsidRPr="001D450F">
          <w:rPr>
            <w:rFonts w:cs="Arial" w:hint="eastAsia"/>
            <w:sz w:val="24"/>
            <w:szCs w:val="20"/>
          </w:rPr>
          <w:instrText>‐</w:instrText>
        </w:r>
        <w:r w:rsidR="00A433AD" w:rsidRPr="001D450F">
          <w:rPr>
            <w:rFonts w:cs="Arial"/>
            <w:sz w:val="24"/>
            <w:szCs w:val="20"/>
          </w:rPr>
          <w:instrText>6</w:instrText>
        </w:r>
        <w:r w:rsidR="00A433AD" w:rsidRPr="001D450F">
          <w:rPr>
            <w:rFonts w:cs="Arial" w:hint="eastAsia"/>
            <w:sz w:val="24"/>
            <w:szCs w:val="20"/>
          </w:rPr>
          <w:instrText>‐</w:instrText>
        </w:r>
        <w:r w:rsidR="00A433AD" w:rsidRPr="001D450F">
          <w:rPr>
            <w:rFonts w:cs="Arial"/>
            <w:sz w:val="24"/>
            <w:szCs w:val="20"/>
          </w:rPr>
          <w:instrText>hydroxybenzothiazole ([11C]</w:instrText>
        </w:r>
        <w:r w:rsidR="00A433AD" w:rsidRPr="001D450F">
          <w:rPr>
            <w:rFonts w:cs="Arial" w:hint="eastAsia"/>
            <w:sz w:val="24"/>
            <w:szCs w:val="20"/>
          </w:rPr>
          <w:instrText>‐</w:instrText>
        </w:r>
        <w:r w:rsidR="00A433AD" w:rsidRPr="001D450F">
          <w:rPr>
            <w:rFonts w:cs="Arial"/>
            <w:sz w:val="24"/>
            <w:szCs w:val="20"/>
          </w:rPr>
          <w:instrText>6</w:instrText>
        </w:r>
        <w:r w:rsidR="00A433AD" w:rsidRPr="001D450F">
          <w:rPr>
            <w:rFonts w:cs="Arial" w:hint="eastAsia"/>
            <w:sz w:val="24"/>
            <w:szCs w:val="20"/>
          </w:rPr>
          <w:instrText>‐</w:instrText>
        </w:r>
        <w:r w:rsidR="00A433AD" w:rsidRPr="001D450F">
          <w:rPr>
            <w:rFonts w:cs="Arial"/>
            <w:sz w:val="24"/>
            <w:szCs w:val="20"/>
          </w:rPr>
          <w:instrText>OH</w:instrText>
        </w:r>
        <w:r w:rsidR="00A433AD" w:rsidRPr="001D450F">
          <w:rPr>
            <w:rFonts w:cs="Arial" w:hint="eastAsia"/>
            <w:sz w:val="24"/>
            <w:szCs w:val="20"/>
          </w:rPr>
          <w:instrText>‐</w:instrText>
        </w:r>
        <w:r w:rsidR="00A433AD" w:rsidRPr="001D450F">
          <w:rPr>
            <w:rFonts w:cs="Arial"/>
            <w:sz w:val="24"/>
            <w:szCs w:val="20"/>
          </w:rPr>
          <w:instrText>BTA</w:instrText>
        </w:r>
        <w:r w:rsidR="00A433AD" w:rsidRPr="001D450F">
          <w:rPr>
            <w:rFonts w:cs="Arial" w:hint="eastAsia"/>
            <w:sz w:val="24"/>
            <w:szCs w:val="20"/>
          </w:rPr>
          <w:instrText>‐</w:instrText>
        </w:r>
        <w:r w:rsidR="00A433AD" w:rsidRPr="001D450F">
          <w:rPr>
            <w:rFonts w:cs="Arial"/>
            <w:sz w:val="24"/>
            <w:szCs w:val="20"/>
          </w:rPr>
          <w:instrText>1)&lt;/title&gt;&lt;secondary-title&gt;Journal of Labelled Compounds and Radiopharmaceuticals&lt;/secondary-title&gt;&lt;/titles&gt;&lt;periodical&gt;&lt;full-title&gt;Journal of Labelled Compounds and Radiopharmaceuticals&lt;/full-title&gt;&lt;/periodical&gt;&lt;pages&gt;679-682&lt;/pages&gt;&lt;volume&gt;47&lt;/volume&gt;&lt;number&gt;10&lt;/number&gt;&lt;dates&gt;&lt;year&gt;2004&lt;/year&gt;&lt;/dates&gt;&lt;isbn&gt;1099-1344&lt;/isbn&gt;&lt;urls&gt;&lt;/urls&gt;&lt;research-notes&gt;PIB</w:instrText>
        </w:r>
        <w:r w:rsidR="00A433AD" w:rsidRPr="001D450F">
          <w:rPr>
            <w:rFonts w:cs="Arial" w:hint="eastAsia"/>
            <w:sz w:val="24"/>
            <w:szCs w:val="20"/>
          </w:rPr>
          <w:instrText>原始研究</w:instrText>
        </w:r>
        <w:r w:rsidR="00A433AD" w:rsidRPr="001D450F">
          <w:rPr>
            <w:rFonts w:cs="Arial"/>
            <w:sz w:val="24"/>
            <w:szCs w:val="20"/>
          </w:rPr>
          <w:instrText>&lt;/research-notes&gt;&lt;/record&gt;&lt;/Cite&gt;&lt;/EndNote&gt;</w:instrText>
        </w:r>
        <w:r w:rsidR="00F0245A" w:rsidRPr="001D450F">
          <w:rPr>
            <w:rFonts w:cs="Arial"/>
            <w:sz w:val="24"/>
            <w:szCs w:val="20"/>
          </w:rPr>
          <w:fldChar w:fldCharType="separate"/>
        </w:r>
        <w:r w:rsidR="00A433AD" w:rsidRPr="001D450F">
          <w:rPr>
            <w:rFonts w:cs="Arial"/>
            <w:sz w:val="24"/>
            <w:szCs w:val="20"/>
            <w:vertAlign w:val="superscript"/>
          </w:rPr>
          <w:t>2</w:t>
        </w:r>
        <w:r w:rsidR="00F0245A" w:rsidRPr="001D450F">
          <w:rPr>
            <w:rFonts w:cs="Arial"/>
            <w:sz w:val="24"/>
            <w:szCs w:val="20"/>
          </w:rPr>
          <w:fldChar w:fldCharType="end"/>
        </w:r>
      </w:hyperlink>
      <w:r w:rsidR="00A433AD" w:rsidRPr="001D450F">
        <w:rPr>
          <w:sz w:val="24"/>
          <w:vertAlign w:val="superscript"/>
        </w:rPr>
        <w:t>]</w:t>
      </w:r>
      <w:r w:rsidR="00A433AD" w:rsidRPr="001D450F">
        <w:rPr>
          <w:rFonts w:hint="eastAsia"/>
          <w:sz w:val="24"/>
        </w:rPr>
        <w:t>等报道。采用</w:t>
      </w:r>
      <w:r w:rsidR="00A433AD" w:rsidRPr="001D450F">
        <w:rPr>
          <w:sz w:val="24"/>
        </w:rPr>
        <w:t xml:space="preserve">GE TRACER lab </w:t>
      </w:r>
      <w:r w:rsidR="00A433AD" w:rsidRPr="001D450F">
        <w:rPr>
          <w:sz w:val="24"/>
        </w:rPr>
        <w:lastRenderedPageBreak/>
        <w:t>FXc</w:t>
      </w:r>
      <w:r w:rsidR="00A433AD" w:rsidRPr="001D450F">
        <w:rPr>
          <w:rFonts w:hint="eastAsia"/>
          <w:sz w:val="24"/>
        </w:rPr>
        <w:t>合成</w:t>
      </w:r>
      <w:r w:rsidR="00A433AD" w:rsidRPr="001D450F">
        <w:rPr>
          <w:sz w:val="24"/>
        </w:rPr>
        <w:t>[</w:t>
      </w:r>
      <w:r w:rsidR="00A433AD" w:rsidRPr="001D450F">
        <w:rPr>
          <w:sz w:val="24"/>
          <w:vertAlign w:val="superscript"/>
        </w:rPr>
        <w:t>11</w:t>
      </w:r>
      <w:r w:rsidR="00A433AD" w:rsidRPr="001D450F">
        <w:rPr>
          <w:sz w:val="24"/>
        </w:rPr>
        <w:t>C] PIB</w:t>
      </w:r>
      <w:r w:rsidR="00A433AD" w:rsidRPr="001D450F">
        <w:rPr>
          <w:rFonts w:hint="eastAsia"/>
          <w:sz w:val="24"/>
        </w:rPr>
        <w:t>的过程：下图是采用</w:t>
      </w:r>
      <w:r w:rsidR="00A433AD" w:rsidRPr="001D450F">
        <w:rPr>
          <w:sz w:val="24"/>
        </w:rPr>
        <w:t>TRACER lab FXc</w:t>
      </w:r>
      <w:r w:rsidR="00A433AD" w:rsidRPr="001D450F">
        <w:rPr>
          <w:rFonts w:hint="eastAsia"/>
          <w:sz w:val="24"/>
        </w:rPr>
        <w:t>合成</w:t>
      </w:r>
      <w:r w:rsidR="00A433AD" w:rsidRPr="001D450F">
        <w:rPr>
          <w:sz w:val="24"/>
        </w:rPr>
        <w:t>[</w:t>
      </w:r>
      <w:r w:rsidR="00A433AD" w:rsidRPr="001D450F">
        <w:rPr>
          <w:sz w:val="24"/>
          <w:vertAlign w:val="superscript"/>
        </w:rPr>
        <w:t>11</w:t>
      </w:r>
      <w:r w:rsidR="00A433AD" w:rsidRPr="001D450F">
        <w:rPr>
          <w:sz w:val="24"/>
        </w:rPr>
        <w:t>C] PIB</w:t>
      </w:r>
      <w:r w:rsidR="00A433AD" w:rsidRPr="001D450F">
        <w:rPr>
          <w:rFonts w:hint="eastAsia"/>
          <w:sz w:val="24"/>
        </w:rPr>
        <w:t>的线路图</w:t>
      </w:r>
      <w:r w:rsidR="00725366" w:rsidRPr="001D450F">
        <w:rPr>
          <w:rFonts w:hint="eastAsia"/>
          <w:sz w:val="24"/>
        </w:rPr>
        <w:t>（图</w:t>
      </w:r>
      <w:r w:rsidR="00725366" w:rsidRPr="001D450F">
        <w:rPr>
          <w:rFonts w:hint="eastAsia"/>
          <w:sz w:val="24"/>
        </w:rPr>
        <w:t>1</w:t>
      </w:r>
      <w:r w:rsidR="00725366" w:rsidRPr="001D450F">
        <w:rPr>
          <w:rFonts w:hint="eastAsia"/>
          <w:sz w:val="24"/>
        </w:rPr>
        <w:t>）</w:t>
      </w:r>
      <w:r w:rsidR="00A433AD" w:rsidRPr="001D450F">
        <w:rPr>
          <w:rFonts w:hint="eastAsia"/>
          <w:sz w:val="24"/>
        </w:rPr>
        <w:t>和示意图</w:t>
      </w:r>
      <w:r w:rsidR="00725366" w:rsidRPr="001D450F">
        <w:rPr>
          <w:rFonts w:hint="eastAsia"/>
          <w:sz w:val="24"/>
        </w:rPr>
        <w:t>（图</w:t>
      </w:r>
      <w:r w:rsidR="00725366" w:rsidRPr="001D450F">
        <w:rPr>
          <w:rFonts w:hint="eastAsia"/>
          <w:sz w:val="24"/>
        </w:rPr>
        <w:t>2</w:t>
      </w:r>
      <w:r w:rsidR="00725366" w:rsidRPr="001D450F">
        <w:rPr>
          <w:rFonts w:hint="eastAsia"/>
          <w:sz w:val="24"/>
        </w:rPr>
        <w:t>、</w:t>
      </w:r>
      <w:r w:rsidR="00725366" w:rsidRPr="001D450F">
        <w:rPr>
          <w:rFonts w:hint="eastAsia"/>
          <w:sz w:val="24"/>
        </w:rPr>
        <w:t>3</w:t>
      </w:r>
      <w:r w:rsidR="00725366" w:rsidRPr="001D450F">
        <w:rPr>
          <w:rFonts w:hint="eastAsia"/>
          <w:sz w:val="24"/>
        </w:rPr>
        <w:t>）</w:t>
      </w:r>
      <w:r w:rsidR="00A433AD" w:rsidRPr="001D450F">
        <w:rPr>
          <w:rFonts w:hint="eastAsia"/>
          <w:sz w:val="24"/>
        </w:rPr>
        <w:t>。</w:t>
      </w:r>
    </w:p>
    <w:p w14:paraId="05CB52D0" w14:textId="77777777" w:rsidR="00BB5948" w:rsidRPr="001D450F" w:rsidRDefault="00BB5948" w:rsidP="00BB5948">
      <w:pPr>
        <w:keepNext/>
        <w:jc w:val="center"/>
      </w:pPr>
      <w:r w:rsidRPr="001D450F">
        <w:rPr>
          <w:noProof/>
        </w:rPr>
        <w:drawing>
          <wp:anchor distT="0" distB="0" distL="114300" distR="114300" simplePos="0" relativeHeight="251658240" behindDoc="0" locked="0" layoutInCell="1" allowOverlap="1" wp14:anchorId="1730BEF0" wp14:editId="4419C126">
            <wp:simplePos x="0" y="0"/>
            <wp:positionH relativeFrom="column">
              <wp:posOffset>31115</wp:posOffset>
            </wp:positionH>
            <wp:positionV relativeFrom="paragraph">
              <wp:posOffset>19050</wp:posOffset>
            </wp:positionV>
            <wp:extent cx="5198110" cy="2532380"/>
            <wp:effectExtent l="0" t="0" r="8890" b="7620"/>
            <wp:wrapTopAndBottom/>
            <wp:docPr id="1" name="图片 1" descr="PIB合成线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PIB合成线路图"/>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8110" cy="25323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6434A238" w14:textId="77777777" w:rsidR="00BB5948" w:rsidRPr="001D450F" w:rsidRDefault="00BB5948" w:rsidP="00BB5948">
      <w:pPr>
        <w:spacing w:line="400" w:lineRule="exact"/>
        <w:jc w:val="center"/>
        <w:rPr>
          <w:sz w:val="24"/>
        </w:rPr>
      </w:pPr>
      <w:r w:rsidRPr="001D450F">
        <w:rPr>
          <w:rFonts w:hint="eastAsia"/>
          <w:sz w:val="24"/>
        </w:rPr>
        <w:t>图</w:t>
      </w:r>
      <w:r w:rsidR="00725366" w:rsidRPr="001D450F">
        <w:rPr>
          <w:sz w:val="24"/>
        </w:rPr>
        <w:t xml:space="preserve"> </w:t>
      </w:r>
      <w:r w:rsidRPr="001D450F">
        <w:rPr>
          <w:rFonts w:hint="eastAsia"/>
          <w:sz w:val="24"/>
        </w:rPr>
        <w:t>1</w:t>
      </w:r>
      <w:r w:rsidRPr="001D450F">
        <w:rPr>
          <w:sz w:val="24"/>
        </w:rPr>
        <w:t xml:space="preserve"> [</w:t>
      </w:r>
      <w:r w:rsidRPr="001D450F">
        <w:rPr>
          <w:sz w:val="24"/>
          <w:vertAlign w:val="superscript"/>
        </w:rPr>
        <w:t>11</w:t>
      </w:r>
      <w:r w:rsidRPr="001D450F">
        <w:rPr>
          <w:sz w:val="24"/>
        </w:rPr>
        <w:t>C] PIB</w:t>
      </w:r>
      <w:r w:rsidRPr="001D450F">
        <w:rPr>
          <w:rFonts w:hint="eastAsia"/>
          <w:sz w:val="24"/>
        </w:rPr>
        <w:t>合成线路图</w:t>
      </w:r>
    </w:p>
    <w:p w14:paraId="52402213" w14:textId="77777777" w:rsidR="00BB5948" w:rsidRPr="001D450F" w:rsidRDefault="00BB5948" w:rsidP="00BB5948">
      <w:pPr>
        <w:keepNext/>
        <w:jc w:val="center"/>
      </w:pPr>
      <w:r w:rsidRPr="001D450F">
        <w:rPr>
          <w:noProof/>
        </w:rPr>
        <w:drawing>
          <wp:inline distT="0" distB="0" distL="0" distR="0" wp14:anchorId="2B139EFB" wp14:editId="2AC6C44C">
            <wp:extent cx="4796790" cy="4445635"/>
            <wp:effectExtent l="0" t="0" r="3810" b="0"/>
            <wp:docPr id="2" name="图片 3" descr="碳标模块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碳标模块实物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6790" cy="4445635"/>
                    </a:xfrm>
                    <a:prstGeom prst="rect">
                      <a:avLst/>
                    </a:prstGeom>
                    <a:noFill/>
                    <a:ln>
                      <a:noFill/>
                    </a:ln>
                  </pic:spPr>
                </pic:pic>
              </a:graphicData>
            </a:graphic>
          </wp:inline>
        </w:drawing>
      </w:r>
    </w:p>
    <w:p w14:paraId="016803AE" w14:textId="77777777" w:rsidR="00BB5948" w:rsidRPr="001D450F" w:rsidRDefault="00BB5948" w:rsidP="00BB5948">
      <w:pPr>
        <w:spacing w:line="400" w:lineRule="exact"/>
        <w:jc w:val="center"/>
        <w:rPr>
          <w:sz w:val="24"/>
        </w:rPr>
      </w:pPr>
      <w:r w:rsidRPr="001D450F">
        <w:rPr>
          <w:rFonts w:hint="eastAsia"/>
          <w:sz w:val="24"/>
        </w:rPr>
        <w:t>图</w:t>
      </w:r>
      <w:r w:rsidR="00725366" w:rsidRPr="001D450F">
        <w:rPr>
          <w:sz w:val="24"/>
        </w:rPr>
        <w:t xml:space="preserve"> </w:t>
      </w:r>
      <w:r w:rsidRPr="001D450F">
        <w:rPr>
          <w:rFonts w:hint="eastAsia"/>
          <w:sz w:val="24"/>
        </w:rPr>
        <w:t>2</w:t>
      </w:r>
      <w:r w:rsidRPr="001D450F">
        <w:rPr>
          <w:sz w:val="24"/>
        </w:rPr>
        <w:t xml:space="preserve"> [</w:t>
      </w:r>
      <w:r w:rsidRPr="001D450F">
        <w:rPr>
          <w:sz w:val="24"/>
          <w:vertAlign w:val="superscript"/>
        </w:rPr>
        <w:t>11</w:t>
      </w:r>
      <w:r w:rsidRPr="001D450F">
        <w:rPr>
          <w:sz w:val="24"/>
        </w:rPr>
        <w:t>C] PIB</w:t>
      </w:r>
      <w:r w:rsidRPr="001D450F">
        <w:rPr>
          <w:rFonts w:hint="eastAsia"/>
          <w:sz w:val="24"/>
        </w:rPr>
        <w:t>自动合成模块实物图</w:t>
      </w:r>
    </w:p>
    <w:p w14:paraId="0E61D659" w14:textId="77777777" w:rsidR="00BB5948" w:rsidRPr="001D450F" w:rsidRDefault="00BB5948" w:rsidP="00BB5948">
      <w:pPr>
        <w:keepNext/>
        <w:jc w:val="center"/>
      </w:pPr>
      <w:r w:rsidRPr="001D450F">
        <w:rPr>
          <w:noProof/>
        </w:rPr>
        <w:lastRenderedPageBreak/>
        <w:drawing>
          <wp:inline distT="0" distB="0" distL="0" distR="0" wp14:anchorId="26656B88" wp14:editId="1BDB04AB">
            <wp:extent cx="5141595" cy="3094990"/>
            <wp:effectExtent l="0" t="0" r="0" b="3810"/>
            <wp:docPr id="3" name="图片 2" descr="PIB线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PIB线路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1595" cy="3094990"/>
                    </a:xfrm>
                    <a:prstGeom prst="rect">
                      <a:avLst/>
                    </a:prstGeom>
                    <a:noFill/>
                    <a:ln>
                      <a:noFill/>
                    </a:ln>
                  </pic:spPr>
                </pic:pic>
              </a:graphicData>
            </a:graphic>
          </wp:inline>
        </w:drawing>
      </w:r>
    </w:p>
    <w:p w14:paraId="5A68C748" w14:textId="77777777" w:rsidR="00BB5948" w:rsidRPr="001D450F" w:rsidRDefault="00BB5948" w:rsidP="00BB5948">
      <w:pPr>
        <w:widowControl/>
        <w:autoSpaceDE w:val="0"/>
        <w:autoSpaceDN w:val="0"/>
        <w:adjustRightInd w:val="0"/>
        <w:spacing w:line="400" w:lineRule="exact"/>
        <w:jc w:val="center"/>
        <w:rPr>
          <w:sz w:val="24"/>
        </w:rPr>
      </w:pPr>
      <w:r w:rsidRPr="001D450F">
        <w:rPr>
          <w:rFonts w:hint="eastAsia"/>
          <w:sz w:val="24"/>
        </w:rPr>
        <w:t>图</w:t>
      </w:r>
      <w:r w:rsidR="00725366" w:rsidRPr="001D450F">
        <w:rPr>
          <w:sz w:val="24"/>
        </w:rPr>
        <w:t xml:space="preserve"> </w:t>
      </w:r>
      <w:r w:rsidRPr="001D450F">
        <w:rPr>
          <w:rFonts w:hint="eastAsia"/>
          <w:sz w:val="24"/>
        </w:rPr>
        <w:t>3</w:t>
      </w:r>
      <w:r w:rsidRPr="001D450F">
        <w:rPr>
          <w:sz w:val="24"/>
        </w:rPr>
        <w:t xml:space="preserve"> [</w:t>
      </w:r>
      <w:r w:rsidRPr="001D450F">
        <w:rPr>
          <w:sz w:val="24"/>
          <w:vertAlign w:val="superscript"/>
        </w:rPr>
        <w:t>11</w:t>
      </w:r>
      <w:r w:rsidRPr="001D450F">
        <w:rPr>
          <w:sz w:val="24"/>
        </w:rPr>
        <w:t>C] PIB</w:t>
      </w:r>
      <w:r w:rsidRPr="001D450F">
        <w:rPr>
          <w:rFonts w:hint="eastAsia"/>
          <w:sz w:val="24"/>
        </w:rPr>
        <w:t>合成示意图</w:t>
      </w:r>
    </w:p>
    <w:p w14:paraId="00B20E48" w14:textId="77777777" w:rsidR="00BB5948" w:rsidRPr="001D450F" w:rsidRDefault="00725366" w:rsidP="00BB5948">
      <w:pPr>
        <w:widowControl/>
        <w:autoSpaceDE w:val="0"/>
        <w:autoSpaceDN w:val="0"/>
        <w:adjustRightInd w:val="0"/>
        <w:spacing w:line="400" w:lineRule="exact"/>
        <w:jc w:val="left"/>
        <w:rPr>
          <w:rFonts w:cs="Arial"/>
          <w:sz w:val="24"/>
        </w:rPr>
      </w:pPr>
      <w:r w:rsidRPr="001D450F">
        <w:rPr>
          <w:sz w:val="24"/>
        </w:rPr>
        <w:t xml:space="preserve"> </w:t>
      </w:r>
      <w:r w:rsidR="00BB5948" w:rsidRPr="001D450F">
        <w:rPr>
          <w:sz w:val="24"/>
        </w:rPr>
        <w:t>[</w:t>
      </w:r>
      <w:r w:rsidR="00BB5948" w:rsidRPr="001D450F">
        <w:rPr>
          <w:sz w:val="24"/>
          <w:vertAlign w:val="superscript"/>
        </w:rPr>
        <w:t>11</w:t>
      </w:r>
      <w:r w:rsidR="00BB5948" w:rsidRPr="001D450F">
        <w:rPr>
          <w:sz w:val="24"/>
        </w:rPr>
        <w:t>C] PIB</w:t>
      </w:r>
      <w:r w:rsidR="00BB5948" w:rsidRPr="001D450F">
        <w:rPr>
          <w:rFonts w:hint="eastAsia"/>
          <w:sz w:val="24"/>
        </w:rPr>
        <w:t>合成过程：</w:t>
      </w:r>
    </w:p>
    <w:p w14:paraId="49DA985A" w14:textId="77777777" w:rsidR="00BB5948" w:rsidRPr="001D450F" w:rsidRDefault="00BB5948" w:rsidP="00BB5948">
      <w:pPr>
        <w:pStyle w:val="10"/>
        <w:numPr>
          <w:ilvl w:val="0"/>
          <w:numId w:val="8"/>
        </w:numPr>
        <w:autoSpaceDE w:val="0"/>
        <w:autoSpaceDN w:val="0"/>
        <w:adjustRightInd w:val="0"/>
        <w:spacing w:line="400" w:lineRule="exact"/>
        <w:ind w:left="0" w:firstLineChars="0" w:firstLine="0"/>
        <w:rPr>
          <w:rFonts w:ascii="Times New Roman" w:hAnsi="Times New Roman" w:cs="Arial"/>
        </w:rPr>
      </w:pPr>
      <w:r w:rsidRPr="001D450F">
        <w:rPr>
          <w:rFonts w:ascii="Times New Roman" w:hAnsi="Times New Roman" w:cs="Arial" w:hint="eastAsia"/>
        </w:rPr>
        <w:t>使用</w:t>
      </w:r>
      <w:r w:rsidRPr="001D450F">
        <w:rPr>
          <w:rFonts w:ascii="Times New Roman" w:hAnsi="Times New Roman" w:cs="Arial"/>
        </w:rPr>
        <w:t>GE MINItrace</w:t>
      </w:r>
      <w:r w:rsidRPr="001D450F">
        <w:rPr>
          <w:rFonts w:ascii="Times New Roman" w:hAnsi="Times New Roman" w:cs="Arial" w:hint="eastAsia"/>
        </w:rPr>
        <w:t>生产</w:t>
      </w:r>
      <w:r w:rsidRPr="001D450F">
        <w:rPr>
          <w:rFonts w:ascii="Times New Roman" w:hAnsi="Times New Roman" w:cs="Arial"/>
        </w:rPr>
        <w:t>[</w:t>
      </w:r>
      <w:r w:rsidRPr="001D450F">
        <w:rPr>
          <w:rFonts w:ascii="Times New Roman" w:hAnsi="Times New Roman" w:cs="Arial"/>
          <w:vertAlign w:val="superscript"/>
        </w:rPr>
        <w:t>11</w:t>
      </w:r>
      <w:r w:rsidRPr="001D450F">
        <w:rPr>
          <w:rFonts w:ascii="Times New Roman" w:hAnsi="Times New Roman" w:cs="Arial"/>
        </w:rPr>
        <w:t>C]CO</w:t>
      </w:r>
      <w:r w:rsidRPr="001D450F">
        <w:rPr>
          <w:rFonts w:ascii="Times New Roman" w:hAnsi="Times New Roman" w:cs="Arial"/>
          <w:vertAlign w:val="subscript"/>
        </w:rPr>
        <w:t>2</w:t>
      </w:r>
      <w:r w:rsidRPr="001D450F">
        <w:rPr>
          <w:rFonts w:ascii="Times New Roman" w:hAnsi="Times New Roman" w:cs="Arial" w:hint="eastAsia"/>
        </w:rPr>
        <w:t>。</w:t>
      </w:r>
    </w:p>
    <w:p w14:paraId="62139760" w14:textId="77777777" w:rsidR="00BB5948" w:rsidRPr="001D450F" w:rsidRDefault="00BB5948" w:rsidP="00BB5948">
      <w:pPr>
        <w:pStyle w:val="10"/>
        <w:numPr>
          <w:ilvl w:val="0"/>
          <w:numId w:val="8"/>
        </w:numPr>
        <w:autoSpaceDE w:val="0"/>
        <w:autoSpaceDN w:val="0"/>
        <w:adjustRightInd w:val="0"/>
        <w:spacing w:line="400" w:lineRule="exact"/>
        <w:ind w:left="0" w:firstLineChars="0" w:firstLine="0"/>
        <w:rPr>
          <w:rStyle w:val="a4"/>
          <w:rFonts w:ascii="Times New Roman" w:hAnsi="Times New Roman" w:cs="Arial"/>
          <w:b w:val="0"/>
        </w:rPr>
      </w:pPr>
      <w:r w:rsidRPr="001D450F">
        <w:rPr>
          <w:rStyle w:val="a4"/>
          <w:rFonts w:ascii="Times New Roman" w:hAnsi="Times New Roman" w:cs="Arial" w:hint="eastAsia"/>
          <w:b w:val="0"/>
        </w:rPr>
        <w:t>将</w:t>
      </w:r>
      <w:r w:rsidRPr="001D450F">
        <w:rPr>
          <w:rFonts w:ascii="Times New Roman" w:hAnsi="Times New Roman" w:cs="Arial"/>
        </w:rPr>
        <w:t>[</w:t>
      </w:r>
      <w:r w:rsidRPr="001D450F">
        <w:rPr>
          <w:rFonts w:ascii="Times New Roman" w:hAnsi="Times New Roman" w:cs="Arial"/>
          <w:vertAlign w:val="superscript"/>
        </w:rPr>
        <w:t>11</w:t>
      </w:r>
      <w:r w:rsidRPr="001D450F">
        <w:rPr>
          <w:rFonts w:ascii="Times New Roman" w:hAnsi="Times New Roman" w:cs="Arial"/>
        </w:rPr>
        <w:t>C]CO</w:t>
      </w:r>
      <w:r w:rsidRPr="001D450F">
        <w:rPr>
          <w:rFonts w:ascii="Times New Roman" w:hAnsi="Times New Roman" w:cs="Arial"/>
          <w:vertAlign w:val="subscript"/>
        </w:rPr>
        <w:t>2</w:t>
      </w:r>
      <w:r w:rsidRPr="001D450F">
        <w:rPr>
          <w:rStyle w:val="a4"/>
          <w:rFonts w:ascii="Times New Roman" w:hAnsi="Times New Roman" w:cs="Arial" w:hint="eastAsia"/>
          <w:b w:val="0"/>
        </w:rPr>
        <w:t>传输进入反应器与氢气混合，在</w:t>
      </w:r>
      <w:r w:rsidRPr="001D450F">
        <w:rPr>
          <w:rStyle w:val="a4"/>
          <w:rFonts w:ascii="Times New Roman" w:hAnsi="Times New Roman" w:cs="Arial"/>
          <w:b w:val="0"/>
        </w:rPr>
        <w:t>Ni</w:t>
      </w:r>
      <w:r w:rsidRPr="001D450F">
        <w:rPr>
          <w:rStyle w:val="a4"/>
          <w:rFonts w:ascii="Times New Roman" w:hAnsi="Times New Roman" w:cs="Arial" w:hint="eastAsia"/>
          <w:b w:val="0"/>
        </w:rPr>
        <w:t>催化剂的作用下，于</w:t>
      </w:r>
      <w:r w:rsidRPr="001D450F">
        <w:rPr>
          <w:rStyle w:val="a4"/>
          <w:rFonts w:ascii="Times New Roman" w:hAnsi="Times New Roman" w:cs="Arial"/>
          <w:b w:val="0"/>
        </w:rPr>
        <w:t>400</w:t>
      </w:r>
      <w:r w:rsidRPr="001D450F">
        <w:rPr>
          <w:rStyle w:val="a4"/>
          <w:rFonts w:ascii="Times New Roman" w:hAnsi="Times New Roman" w:cs="Arial"/>
          <w:b w:val="0"/>
        </w:rPr>
        <w:sym w:font="Symbol" w:char="F0B0"/>
      </w:r>
      <w:r w:rsidRPr="001D450F">
        <w:rPr>
          <w:rStyle w:val="a4"/>
          <w:rFonts w:ascii="Times New Roman" w:hAnsi="Times New Roman" w:cs="Arial"/>
          <w:b w:val="0"/>
        </w:rPr>
        <w:t>C</w:t>
      </w:r>
      <w:r w:rsidRPr="001D450F">
        <w:rPr>
          <w:rStyle w:val="a4"/>
          <w:rFonts w:ascii="Times New Roman" w:hAnsi="Times New Roman" w:cs="Arial" w:hint="eastAsia"/>
          <w:b w:val="0"/>
        </w:rPr>
        <w:t>高温反应，生成</w:t>
      </w:r>
      <w:r w:rsidRPr="001D450F">
        <w:rPr>
          <w:rStyle w:val="a4"/>
          <w:rFonts w:ascii="Times New Roman" w:hAnsi="Times New Roman" w:cs="Arial"/>
          <w:b w:val="0"/>
          <w:vertAlign w:val="superscript"/>
        </w:rPr>
        <w:t>11</w:t>
      </w:r>
      <w:r w:rsidRPr="001D450F">
        <w:rPr>
          <w:rStyle w:val="a4"/>
          <w:rFonts w:ascii="Times New Roman" w:hAnsi="Times New Roman" w:cs="Arial"/>
          <w:b w:val="0"/>
        </w:rPr>
        <w:t>CH</w:t>
      </w:r>
      <w:r w:rsidRPr="001D450F">
        <w:rPr>
          <w:rStyle w:val="a4"/>
          <w:rFonts w:ascii="Times New Roman" w:hAnsi="Times New Roman" w:cs="Arial"/>
          <w:b w:val="0"/>
          <w:vertAlign w:val="subscript"/>
        </w:rPr>
        <w:t>4</w:t>
      </w:r>
      <w:r w:rsidRPr="001D450F">
        <w:rPr>
          <w:rStyle w:val="a4"/>
          <w:rFonts w:ascii="Times New Roman" w:hAnsi="Times New Roman" w:cs="Arial" w:hint="eastAsia"/>
          <w:b w:val="0"/>
        </w:rPr>
        <w:t>。</w:t>
      </w:r>
    </w:p>
    <w:p w14:paraId="24A32BA6" w14:textId="77777777" w:rsidR="00BB5948" w:rsidRPr="001D450F" w:rsidRDefault="00BB5948" w:rsidP="00BB5948">
      <w:pPr>
        <w:pStyle w:val="10"/>
        <w:numPr>
          <w:ilvl w:val="0"/>
          <w:numId w:val="8"/>
        </w:numPr>
        <w:autoSpaceDE w:val="0"/>
        <w:autoSpaceDN w:val="0"/>
        <w:adjustRightInd w:val="0"/>
        <w:spacing w:line="400" w:lineRule="exact"/>
        <w:ind w:left="0" w:firstLineChars="0" w:firstLine="0"/>
        <w:rPr>
          <w:rStyle w:val="a4"/>
          <w:rFonts w:ascii="Times New Roman" w:hAnsi="Times New Roman" w:cs="Arial"/>
          <w:b w:val="0"/>
        </w:rPr>
      </w:pPr>
      <w:r w:rsidRPr="001D450F">
        <w:rPr>
          <w:rStyle w:val="a4"/>
          <w:rFonts w:ascii="Times New Roman" w:hAnsi="Times New Roman" w:cs="Arial"/>
          <w:b w:val="0"/>
          <w:vertAlign w:val="superscript"/>
        </w:rPr>
        <w:t>11</w:t>
      </w:r>
      <w:r w:rsidRPr="001D450F">
        <w:rPr>
          <w:rStyle w:val="a4"/>
          <w:rFonts w:ascii="Times New Roman" w:hAnsi="Times New Roman" w:cs="Arial"/>
          <w:b w:val="0"/>
        </w:rPr>
        <w:t>CH</w:t>
      </w:r>
      <w:r w:rsidRPr="001D450F">
        <w:rPr>
          <w:rStyle w:val="a4"/>
          <w:rFonts w:ascii="Times New Roman" w:hAnsi="Times New Roman" w:cs="Arial"/>
          <w:b w:val="0"/>
          <w:vertAlign w:val="subscript"/>
        </w:rPr>
        <w:t>4</w:t>
      </w:r>
      <w:r w:rsidRPr="001D450F">
        <w:rPr>
          <w:rStyle w:val="a4"/>
          <w:rFonts w:ascii="Times New Roman" w:hAnsi="Times New Roman" w:cs="Arial" w:hint="eastAsia"/>
          <w:b w:val="0"/>
        </w:rPr>
        <w:t>与升华的碘在</w:t>
      </w:r>
      <w:r w:rsidRPr="001D450F">
        <w:rPr>
          <w:rStyle w:val="a4"/>
          <w:rFonts w:ascii="Times New Roman" w:hAnsi="Times New Roman" w:cs="Arial"/>
          <w:b w:val="0"/>
        </w:rPr>
        <w:t>730</w:t>
      </w:r>
      <w:r w:rsidRPr="001D450F">
        <w:rPr>
          <w:rStyle w:val="a4"/>
          <w:rFonts w:ascii="Times New Roman" w:hAnsi="Times New Roman" w:cs="Arial"/>
          <w:b w:val="0"/>
        </w:rPr>
        <w:sym w:font="Symbol" w:char="F0B0"/>
      </w:r>
      <w:r w:rsidRPr="001D450F">
        <w:rPr>
          <w:rStyle w:val="a4"/>
          <w:rFonts w:ascii="Times New Roman" w:hAnsi="Times New Roman" w:cs="Arial"/>
          <w:b w:val="0"/>
        </w:rPr>
        <w:t>C</w:t>
      </w:r>
      <w:r w:rsidRPr="001D450F">
        <w:rPr>
          <w:rStyle w:val="a4"/>
          <w:rFonts w:ascii="Times New Roman" w:hAnsi="Times New Roman" w:cs="Arial" w:hint="eastAsia"/>
          <w:b w:val="0"/>
        </w:rPr>
        <w:t>高温下反应生成</w:t>
      </w:r>
      <w:r w:rsidRPr="001D450F">
        <w:rPr>
          <w:rStyle w:val="a4"/>
          <w:rFonts w:ascii="Times New Roman" w:hAnsi="Times New Roman" w:cs="Arial"/>
          <w:b w:val="0"/>
          <w:vertAlign w:val="superscript"/>
        </w:rPr>
        <w:t>11</w:t>
      </w:r>
      <w:r w:rsidRPr="001D450F">
        <w:rPr>
          <w:rStyle w:val="a4"/>
          <w:rFonts w:ascii="Times New Roman" w:hAnsi="Times New Roman" w:cs="Arial"/>
          <w:b w:val="0"/>
        </w:rPr>
        <w:t>CH</w:t>
      </w:r>
      <w:r w:rsidRPr="001D450F">
        <w:rPr>
          <w:rStyle w:val="a4"/>
          <w:rFonts w:ascii="Times New Roman" w:hAnsi="Times New Roman" w:cs="Arial"/>
          <w:b w:val="0"/>
          <w:vertAlign w:val="subscript"/>
        </w:rPr>
        <w:t>3</w:t>
      </w:r>
      <w:r w:rsidRPr="001D450F">
        <w:rPr>
          <w:rStyle w:val="a4"/>
          <w:rFonts w:ascii="Times New Roman" w:hAnsi="Times New Roman" w:cs="Arial"/>
          <w:b w:val="0"/>
        </w:rPr>
        <w:t>I</w:t>
      </w:r>
      <w:r w:rsidRPr="001D450F">
        <w:rPr>
          <w:rStyle w:val="a4"/>
          <w:rFonts w:ascii="Times New Roman" w:hAnsi="Times New Roman" w:cs="Arial" w:hint="eastAsia"/>
          <w:b w:val="0"/>
        </w:rPr>
        <w:t>。</w:t>
      </w:r>
    </w:p>
    <w:p w14:paraId="22CE36C1" w14:textId="77777777" w:rsidR="00BB5948" w:rsidRPr="001D450F" w:rsidRDefault="00BB5948" w:rsidP="00BB5948">
      <w:pPr>
        <w:pStyle w:val="10"/>
        <w:numPr>
          <w:ilvl w:val="0"/>
          <w:numId w:val="8"/>
        </w:numPr>
        <w:autoSpaceDE w:val="0"/>
        <w:autoSpaceDN w:val="0"/>
        <w:adjustRightInd w:val="0"/>
        <w:spacing w:line="400" w:lineRule="exact"/>
        <w:ind w:left="0" w:firstLineChars="0" w:firstLine="0"/>
        <w:rPr>
          <w:rFonts w:ascii="Times New Roman" w:hAnsi="Times New Roman" w:cs="Arial"/>
        </w:rPr>
      </w:pPr>
      <w:r w:rsidRPr="001D450F">
        <w:rPr>
          <w:rFonts w:ascii="Times New Roman" w:hAnsi="Times New Roman" w:hint="eastAsia"/>
        </w:rPr>
        <w:t>在</w:t>
      </w:r>
      <w:r w:rsidRPr="001D450F">
        <w:rPr>
          <w:rFonts w:ascii="Times New Roman" w:hAnsi="Times New Roman"/>
        </w:rPr>
        <w:t>–20</w:t>
      </w:r>
      <w:r w:rsidRPr="001D450F">
        <w:rPr>
          <w:rFonts w:ascii="Times New Roman" w:hAnsi="Times New Roman" w:hint="eastAsia"/>
        </w:rPr>
        <w:t xml:space="preserve"> </w:t>
      </w:r>
      <w:r w:rsidRPr="001D450F">
        <w:rPr>
          <w:rFonts w:ascii="Times New Roman" w:hAnsi="Times New Roman"/>
        </w:rPr>
        <w:sym w:font="Symbol" w:char="F0B0"/>
      </w:r>
      <w:r w:rsidRPr="001D450F">
        <w:rPr>
          <w:rFonts w:ascii="Times New Roman" w:hAnsi="Times New Roman"/>
          <w:szCs w:val="20"/>
        </w:rPr>
        <w:t>C</w:t>
      </w:r>
      <w:r w:rsidRPr="001D450F">
        <w:rPr>
          <w:rFonts w:ascii="Times New Roman" w:hAnsi="Times New Roman" w:hint="eastAsia"/>
        </w:rPr>
        <w:t>条件下</w:t>
      </w:r>
      <w:r w:rsidRPr="001D450F">
        <w:rPr>
          <w:rFonts w:ascii="Times New Roman" w:hAnsi="Times New Roman"/>
        </w:rPr>
        <w:t>, [</w:t>
      </w:r>
      <w:r w:rsidRPr="001D450F">
        <w:rPr>
          <w:rFonts w:ascii="Times New Roman" w:hAnsi="Times New Roman"/>
          <w:vertAlign w:val="superscript"/>
        </w:rPr>
        <w:t>11</w:t>
      </w:r>
      <w:r w:rsidRPr="001D450F">
        <w:rPr>
          <w:rFonts w:ascii="Times New Roman" w:hAnsi="Times New Roman"/>
        </w:rPr>
        <w:t>C]CH</w:t>
      </w:r>
      <w:r w:rsidRPr="001D450F">
        <w:rPr>
          <w:rFonts w:ascii="Times New Roman" w:hAnsi="Times New Roman"/>
          <w:vertAlign w:val="subscript"/>
        </w:rPr>
        <w:t>3</w:t>
      </w:r>
      <w:r w:rsidRPr="001D450F">
        <w:rPr>
          <w:rFonts w:ascii="Times New Roman" w:hAnsi="Times New Roman"/>
        </w:rPr>
        <w:t>I</w:t>
      </w:r>
      <w:r w:rsidRPr="001D450F">
        <w:rPr>
          <w:rFonts w:ascii="Times New Roman" w:hAnsi="Times New Roman" w:hint="eastAsia"/>
        </w:rPr>
        <w:t>被捕集于反应瓶中。</w:t>
      </w:r>
    </w:p>
    <w:p w14:paraId="5C174D79" w14:textId="77777777" w:rsidR="00BB5948" w:rsidRPr="001D450F" w:rsidRDefault="00BB5948" w:rsidP="00BB5948">
      <w:pPr>
        <w:pStyle w:val="10"/>
        <w:numPr>
          <w:ilvl w:val="0"/>
          <w:numId w:val="8"/>
        </w:numPr>
        <w:autoSpaceDE w:val="0"/>
        <w:autoSpaceDN w:val="0"/>
        <w:adjustRightInd w:val="0"/>
        <w:spacing w:line="400" w:lineRule="exact"/>
        <w:ind w:left="0" w:firstLineChars="0" w:firstLine="0"/>
        <w:rPr>
          <w:rStyle w:val="a4"/>
          <w:rFonts w:ascii="Times New Roman" w:hAnsi="Times New Roman" w:cs="Arial"/>
          <w:b w:val="0"/>
        </w:rPr>
      </w:pPr>
      <w:r w:rsidRPr="001D450F">
        <w:rPr>
          <w:rFonts w:ascii="Times New Roman" w:hAnsi="Times New Roman"/>
          <w:szCs w:val="20"/>
        </w:rPr>
        <w:t xml:space="preserve"> </w:t>
      </w:r>
      <w:r w:rsidRPr="001D450F">
        <w:rPr>
          <w:rFonts w:ascii="Times New Roman" w:hAnsi="Times New Roman"/>
          <w:szCs w:val="20"/>
          <w:vertAlign w:val="superscript"/>
        </w:rPr>
        <w:t>11</w:t>
      </w:r>
      <w:r w:rsidRPr="001D450F">
        <w:rPr>
          <w:rFonts w:ascii="Times New Roman" w:hAnsi="Times New Roman"/>
          <w:szCs w:val="20"/>
        </w:rPr>
        <w:t>CH</w:t>
      </w:r>
      <w:r w:rsidRPr="001D450F">
        <w:rPr>
          <w:rFonts w:ascii="Times New Roman" w:hAnsi="Times New Roman"/>
          <w:szCs w:val="20"/>
          <w:vertAlign w:val="subscript"/>
        </w:rPr>
        <w:t>3</w:t>
      </w:r>
      <w:r w:rsidRPr="001D450F">
        <w:rPr>
          <w:rFonts w:ascii="Times New Roman" w:hAnsi="Times New Roman"/>
          <w:szCs w:val="20"/>
        </w:rPr>
        <w:t>I</w:t>
      </w:r>
      <w:r w:rsidRPr="001D450F">
        <w:rPr>
          <w:rFonts w:ascii="Times New Roman" w:hAnsi="Times New Roman" w:hint="eastAsia"/>
          <w:szCs w:val="20"/>
        </w:rPr>
        <w:t>与</w:t>
      </w:r>
      <w:r w:rsidRPr="001D450F">
        <w:rPr>
          <w:rFonts w:ascii="Times New Roman" w:hAnsi="Times New Roman"/>
          <w:szCs w:val="20"/>
        </w:rPr>
        <w:t>Ag-Triflate</w:t>
      </w:r>
      <w:r w:rsidRPr="001D450F">
        <w:rPr>
          <w:rFonts w:ascii="Times New Roman" w:hAnsi="Times New Roman" w:hint="eastAsia"/>
          <w:szCs w:val="20"/>
        </w:rPr>
        <w:t>在</w:t>
      </w:r>
      <w:r w:rsidRPr="001D450F">
        <w:rPr>
          <w:rFonts w:ascii="Times New Roman" w:hAnsi="Times New Roman"/>
          <w:szCs w:val="20"/>
        </w:rPr>
        <w:t xml:space="preserve">190 </w:t>
      </w:r>
      <w:r w:rsidRPr="001D450F">
        <w:rPr>
          <w:rFonts w:ascii="Times New Roman" w:hAnsi="Times New Roman"/>
        </w:rPr>
        <w:sym w:font="Symbol" w:char="F0B0"/>
      </w:r>
      <w:r w:rsidRPr="001D450F">
        <w:rPr>
          <w:rFonts w:ascii="Times New Roman" w:hAnsi="Times New Roman"/>
          <w:szCs w:val="20"/>
        </w:rPr>
        <w:t>C</w:t>
      </w:r>
      <w:r w:rsidRPr="001D450F">
        <w:rPr>
          <w:rFonts w:ascii="Times New Roman" w:hAnsi="Times New Roman" w:hint="eastAsia"/>
          <w:szCs w:val="20"/>
        </w:rPr>
        <w:t>下反应生成</w:t>
      </w:r>
      <w:r w:rsidRPr="001D450F">
        <w:rPr>
          <w:rFonts w:ascii="Times New Roman" w:hAnsi="Times New Roman"/>
          <w:szCs w:val="20"/>
          <w:vertAlign w:val="superscript"/>
        </w:rPr>
        <w:t>11</w:t>
      </w:r>
      <w:r w:rsidRPr="001D450F">
        <w:rPr>
          <w:rFonts w:ascii="Times New Roman" w:hAnsi="Times New Roman"/>
          <w:szCs w:val="20"/>
        </w:rPr>
        <w:t>C-Triflate-CH</w:t>
      </w:r>
      <w:r w:rsidRPr="001D450F">
        <w:rPr>
          <w:rFonts w:ascii="Times New Roman" w:hAnsi="Times New Roman"/>
          <w:szCs w:val="20"/>
          <w:vertAlign w:val="subscript"/>
        </w:rPr>
        <w:t>3</w:t>
      </w:r>
      <w:r w:rsidRPr="001D450F">
        <w:rPr>
          <w:rFonts w:ascii="Times New Roman" w:hAnsi="Times New Roman"/>
          <w:szCs w:val="20"/>
        </w:rPr>
        <w:t>I</w:t>
      </w:r>
      <w:r w:rsidRPr="001D450F">
        <w:rPr>
          <w:rFonts w:ascii="Times New Roman" w:hAnsi="Times New Roman" w:hint="eastAsia"/>
          <w:szCs w:val="20"/>
        </w:rPr>
        <w:t>。</w:t>
      </w:r>
    </w:p>
    <w:p w14:paraId="0504001D" w14:textId="77777777" w:rsidR="00BB5948" w:rsidRPr="001D450F" w:rsidRDefault="00BB5948" w:rsidP="00BB5948">
      <w:pPr>
        <w:pStyle w:val="10"/>
        <w:numPr>
          <w:ilvl w:val="0"/>
          <w:numId w:val="8"/>
        </w:numPr>
        <w:autoSpaceDE w:val="0"/>
        <w:autoSpaceDN w:val="0"/>
        <w:adjustRightInd w:val="0"/>
        <w:spacing w:line="400" w:lineRule="exact"/>
        <w:ind w:left="0" w:firstLineChars="0" w:firstLine="0"/>
        <w:rPr>
          <w:rStyle w:val="a4"/>
          <w:rFonts w:ascii="Times New Roman" w:hAnsi="Times New Roman" w:cs="Arial"/>
          <w:b w:val="0"/>
        </w:rPr>
      </w:pPr>
      <w:r w:rsidRPr="001D450F">
        <w:rPr>
          <w:rFonts w:ascii="Times New Roman" w:hAnsi="Times New Roman"/>
          <w:szCs w:val="20"/>
          <w:vertAlign w:val="superscript"/>
        </w:rPr>
        <w:t>11</w:t>
      </w:r>
      <w:r w:rsidRPr="001D450F">
        <w:rPr>
          <w:rFonts w:ascii="Times New Roman" w:hAnsi="Times New Roman"/>
          <w:szCs w:val="20"/>
        </w:rPr>
        <w:t>C-Triflate-CH</w:t>
      </w:r>
      <w:r w:rsidRPr="001D450F">
        <w:rPr>
          <w:rFonts w:ascii="Times New Roman" w:hAnsi="Times New Roman"/>
          <w:szCs w:val="20"/>
          <w:vertAlign w:val="subscript"/>
        </w:rPr>
        <w:t>3</w:t>
      </w:r>
      <w:r w:rsidRPr="001D450F">
        <w:rPr>
          <w:rFonts w:ascii="Times New Roman" w:hAnsi="Times New Roman"/>
          <w:szCs w:val="20"/>
        </w:rPr>
        <w:t>I</w:t>
      </w:r>
      <w:r w:rsidRPr="001D450F">
        <w:rPr>
          <w:rStyle w:val="a4"/>
          <w:rFonts w:ascii="Times New Roman" w:hAnsi="Times New Roman" w:cs="Arial" w:hint="eastAsia"/>
          <w:b w:val="0"/>
        </w:rPr>
        <w:t>在氦气流（</w:t>
      </w:r>
      <w:r w:rsidRPr="001D450F">
        <w:rPr>
          <w:rStyle w:val="a4"/>
          <w:rFonts w:ascii="Times New Roman" w:hAnsi="Times New Roman" w:cs="Arial"/>
          <w:b w:val="0"/>
        </w:rPr>
        <w:t>20 mL/min</w:t>
      </w:r>
      <w:r w:rsidRPr="001D450F">
        <w:rPr>
          <w:rStyle w:val="a4"/>
          <w:rFonts w:ascii="Times New Roman" w:hAnsi="Times New Roman" w:cs="Arial" w:hint="eastAsia"/>
          <w:b w:val="0"/>
        </w:rPr>
        <w:t>）的作用下进入反应池（</w:t>
      </w:r>
      <w:r w:rsidRPr="001D450F">
        <w:rPr>
          <w:rStyle w:val="a4"/>
          <w:rFonts w:ascii="Times New Roman" w:hAnsi="Times New Roman" w:cs="Arial"/>
          <w:b w:val="0"/>
        </w:rPr>
        <w:t xml:space="preserve">25 </w:t>
      </w:r>
      <w:r w:rsidRPr="001D450F">
        <w:rPr>
          <w:rStyle w:val="a4"/>
          <w:rFonts w:ascii="Times New Roman" w:hAnsi="Times New Roman" w:cs="Arial"/>
          <w:b w:val="0"/>
        </w:rPr>
        <w:sym w:font="Symbol" w:char="F0B0"/>
      </w:r>
      <w:r w:rsidRPr="001D450F">
        <w:rPr>
          <w:rStyle w:val="a4"/>
          <w:rFonts w:ascii="Times New Roman" w:hAnsi="Times New Roman" w:cs="Arial"/>
          <w:b w:val="0"/>
        </w:rPr>
        <w:t>C</w:t>
      </w:r>
      <w:r w:rsidRPr="001D450F">
        <w:rPr>
          <w:rStyle w:val="a4"/>
          <w:rFonts w:ascii="Times New Roman" w:hAnsi="Times New Roman" w:cs="Arial" w:hint="eastAsia"/>
          <w:b w:val="0"/>
        </w:rPr>
        <w:t>，</w:t>
      </w:r>
      <w:r w:rsidRPr="001D450F">
        <w:rPr>
          <w:rFonts w:ascii="Times New Roman" w:hAnsi="Times New Roman" w:cs="Arial"/>
        </w:rPr>
        <w:t>1.5 mg</w:t>
      </w:r>
      <w:r w:rsidRPr="001D450F">
        <w:rPr>
          <w:rFonts w:ascii="Times New Roman" w:hAnsi="Times New Roman"/>
        </w:rPr>
        <w:t xml:space="preserve"> </w:t>
      </w:r>
      <w:r w:rsidRPr="001D450F">
        <w:rPr>
          <w:rFonts w:ascii="Times New Roman" w:hAnsi="Times New Roman"/>
          <w:szCs w:val="18"/>
          <w:lang w:bidi="th-TH"/>
        </w:rPr>
        <w:t>6-OH-BTA-0</w:t>
      </w:r>
      <w:r w:rsidRPr="001D450F">
        <w:rPr>
          <w:rFonts w:ascii="Times New Roman" w:hAnsi="Times New Roman"/>
        </w:rPr>
        <w:t xml:space="preserve"> </w:t>
      </w:r>
      <w:r w:rsidRPr="001D450F">
        <w:rPr>
          <w:rFonts w:ascii="Times New Roman" w:hAnsi="Times New Roman" w:cs="Arial" w:hint="eastAsia"/>
        </w:rPr>
        <w:t>溶于</w:t>
      </w:r>
      <w:r w:rsidRPr="001D450F">
        <w:rPr>
          <w:rFonts w:ascii="Times New Roman" w:hAnsi="Times New Roman"/>
        </w:rPr>
        <w:t xml:space="preserve"> 400 µ</w:t>
      </w:r>
      <w:r w:rsidRPr="001D450F">
        <w:rPr>
          <w:rFonts w:ascii="Times New Roman" w:hAnsi="Times New Roman" w:hint="eastAsia"/>
        </w:rPr>
        <w:t>L</w:t>
      </w:r>
      <w:r w:rsidRPr="001D450F">
        <w:rPr>
          <w:rFonts w:ascii="Times New Roman" w:hAnsi="Times New Roman"/>
        </w:rPr>
        <w:t xml:space="preserve"> DMSO</w:t>
      </w:r>
      <w:r w:rsidRPr="001D450F">
        <w:rPr>
          <w:rFonts w:ascii="Times New Roman" w:hAnsi="Times New Roman" w:hint="eastAsia"/>
        </w:rPr>
        <w:t>，然后加入</w:t>
      </w:r>
      <w:r w:rsidRPr="001D450F">
        <w:rPr>
          <w:rFonts w:ascii="Times New Roman" w:hAnsi="Times New Roman"/>
        </w:rPr>
        <w:t xml:space="preserve">10 mg KOH </w:t>
      </w:r>
      <w:r w:rsidRPr="001D450F">
        <w:rPr>
          <w:rFonts w:ascii="Times New Roman" w:hAnsi="Times New Roman" w:hint="eastAsia"/>
        </w:rPr>
        <w:t>粉末</w:t>
      </w:r>
      <w:r w:rsidRPr="001D450F">
        <w:rPr>
          <w:rStyle w:val="a4"/>
          <w:rFonts w:ascii="Times New Roman" w:hAnsi="Times New Roman" w:cs="Arial" w:hint="eastAsia"/>
          <w:b w:val="0"/>
        </w:rPr>
        <w:t>。</w:t>
      </w:r>
    </w:p>
    <w:p w14:paraId="05851442" w14:textId="77777777" w:rsidR="00BB5948" w:rsidRPr="001D450F" w:rsidRDefault="00BB5948" w:rsidP="00BB5948">
      <w:pPr>
        <w:pStyle w:val="10"/>
        <w:numPr>
          <w:ilvl w:val="0"/>
          <w:numId w:val="8"/>
        </w:numPr>
        <w:autoSpaceDE w:val="0"/>
        <w:autoSpaceDN w:val="0"/>
        <w:adjustRightInd w:val="0"/>
        <w:spacing w:line="400" w:lineRule="exact"/>
        <w:ind w:left="0" w:firstLineChars="0" w:firstLine="0"/>
        <w:rPr>
          <w:rFonts w:ascii="Times New Roman" w:hAnsi="Times New Roman" w:cs="Arial"/>
        </w:rPr>
      </w:pPr>
      <w:r w:rsidRPr="001D450F">
        <w:rPr>
          <w:rFonts w:ascii="Times New Roman" w:hAnsi="Times New Roman" w:cs="Arial" w:hint="eastAsia"/>
        </w:rPr>
        <w:t>混合液</w:t>
      </w:r>
      <w:r w:rsidRPr="001D450F">
        <w:rPr>
          <w:rFonts w:ascii="Times New Roman" w:hAnsi="Times New Roman" w:cs="Arial"/>
        </w:rPr>
        <w:t xml:space="preserve">125 </w:t>
      </w:r>
      <w:r w:rsidRPr="001D450F">
        <w:rPr>
          <w:rStyle w:val="a4"/>
          <w:rFonts w:ascii="Times New Roman" w:hAnsi="Times New Roman" w:cs="Arial"/>
          <w:b w:val="0"/>
        </w:rPr>
        <w:sym w:font="Symbol" w:char="F0B0"/>
      </w:r>
      <w:r w:rsidRPr="001D450F">
        <w:rPr>
          <w:rStyle w:val="a4"/>
          <w:rFonts w:ascii="Times New Roman" w:hAnsi="Times New Roman" w:cs="Arial"/>
          <w:b w:val="0"/>
        </w:rPr>
        <w:t>C</w:t>
      </w:r>
      <w:r w:rsidRPr="001D450F">
        <w:rPr>
          <w:rFonts w:ascii="Times New Roman" w:hAnsi="Times New Roman" w:cs="Arial" w:hint="eastAsia"/>
        </w:rPr>
        <w:t>反应</w:t>
      </w:r>
      <w:r w:rsidRPr="001D450F">
        <w:rPr>
          <w:rFonts w:ascii="Times New Roman" w:hAnsi="Times New Roman" w:cs="Arial"/>
        </w:rPr>
        <w:t>5</w:t>
      </w:r>
      <w:r w:rsidRPr="001D450F">
        <w:rPr>
          <w:rFonts w:ascii="Times New Roman" w:hAnsi="Times New Roman" w:cs="Arial" w:hint="eastAsia"/>
        </w:rPr>
        <w:t>分钟。</w:t>
      </w:r>
    </w:p>
    <w:p w14:paraId="5D66D289" w14:textId="77777777" w:rsidR="00BB5948" w:rsidRPr="001D450F" w:rsidRDefault="00BB5948" w:rsidP="00BB5948">
      <w:pPr>
        <w:pStyle w:val="10"/>
        <w:numPr>
          <w:ilvl w:val="0"/>
          <w:numId w:val="8"/>
        </w:numPr>
        <w:autoSpaceDE w:val="0"/>
        <w:autoSpaceDN w:val="0"/>
        <w:adjustRightInd w:val="0"/>
        <w:spacing w:line="400" w:lineRule="exact"/>
        <w:ind w:left="0" w:firstLineChars="0" w:firstLine="0"/>
        <w:rPr>
          <w:rFonts w:ascii="Times New Roman" w:hAnsi="Times New Roman" w:cs="Arial"/>
        </w:rPr>
      </w:pPr>
      <w:r w:rsidRPr="001D450F">
        <w:rPr>
          <w:rFonts w:ascii="Times New Roman" w:hAnsi="Times New Roman" w:cs="Arial" w:hint="eastAsia"/>
        </w:rPr>
        <w:t>加入</w:t>
      </w:r>
      <w:r w:rsidRPr="001D450F">
        <w:rPr>
          <w:rFonts w:ascii="Times New Roman" w:hAnsi="Times New Roman" w:cs="Arial"/>
        </w:rPr>
        <w:t>500 μL 2/1 MeOH/</w:t>
      </w:r>
      <w:r w:rsidRPr="001D450F">
        <w:rPr>
          <w:rFonts w:ascii="Times New Roman" w:hAnsi="Times New Roman" w:cs="Arial" w:hint="eastAsia"/>
        </w:rPr>
        <w:t>浓</w:t>
      </w:r>
      <w:r w:rsidRPr="001D450F">
        <w:rPr>
          <w:rFonts w:ascii="Times New Roman" w:hAnsi="Times New Roman" w:cs="Arial"/>
        </w:rPr>
        <w:t>HCl</w:t>
      </w:r>
      <w:r w:rsidRPr="001D450F">
        <w:rPr>
          <w:rFonts w:ascii="Times New Roman" w:hAnsi="Times New Roman" w:cs="Arial" w:hint="eastAsia"/>
        </w:rPr>
        <w:t>，</w:t>
      </w:r>
      <w:r w:rsidRPr="001D450F">
        <w:rPr>
          <w:rFonts w:ascii="Times New Roman" w:hAnsi="Times New Roman" w:cs="Arial"/>
        </w:rPr>
        <w:t xml:space="preserve">125 </w:t>
      </w:r>
      <w:r w:rsidRPr="001D450F">
        <w:rPr>
          <w:rStyle w:val="a4"/>
          <w:rFonts w:ascii="Times New Roman" w:hAnsi="Times New Roman" w:cs="Arial"/>
          <w:b w:val="0"/>
        </w:rPr>
        <w:sym w:font="Symbol" w:char="F0B0"/>
      </w:r>
      <w:r w:rsidRPr="001D450F">
        <w:rPr>
          <w:rStyle w:val="a4"/>
          <w:rFonts w:ascii="Times New Roman" w:hAnsi="Times New Roman" w:cs="Arial"/>
          <w:b w:val="0"/>
        </w:rPr>
        <w:t>C</w:t>
      </w:r>
      <w:r w:rsidRPr="001D450F">
        <w:rPr>
          <w:rFonts w:ascii="Times New Roman" w:hAnsi="Times New Roman" w:cs="Arial" w:hint="eastAsia"/>
        </w:rPr>
        <w:t>反应</w:t>
      </w:r>
      <w:r w:rsidRPr="001D450F">
        <w:rPr>
          <w:rFonts w:ascii="Times New Roman" w:hAnsi="Times New Roman" w:cs="Arial"/>
        </w:rPr>
        <w:t>5</w:t>
      </w:r>
      <w:r w:rsidRPr="001D450F">
        <w:rPr>
          <w:rFonts w:ascii="Times New Roman" w:hAnsi="Times New Roman" w:cs="Arial" w:hint="eastAsia"/>
        </w:rPr>
        <w:t>分钟，然后冷却至室温。</w:t>
      </w:r>
    </w:p>
    <w:p w14:paraId="4CA7B234" w14:textId="77777777" w:rsidR="0071387B" w:rsidRPr="001D450F" w:rsidRDefault="00BB5948" w:rsidP="00BB5948">
      <w:pPr>
        <w:pStyle w:val="10"/>
        <w:numPr>
          <w:ilvl w:val="0"/>
          <w:numId w:val="8"/>
        </w:numPr>
        <w:autoSpaceDE w:val="0"/>
        <w:autoSpaceDN w:val="0"/>
        <w:adjustRightInd w:val="0"/>
        <w:spacing w:line="400" w:lineRule="exact"/>
        <w:ind w:left="0" w:firstLineChars="0" w:firstLine="0"/>
        <w:rPr>
          <w:rFonts w:ascii="Times New Roman" w:hAnsi="Times New Roman" w:cs="Arial"/>
        </w:rPr>
      </w:pPr>
      <w:r w:rsidRPr="001D450F">
        <w:rPr>
          <w:rFonts w:ascii="Times New Roman" w:hAnsi="Times New Roman"/>
        </w:rPr>
        <w:t xml:space="preserve">1 mL 2.0 M </w:t>
      </w:r>
      <w:r w:rsidRPr="001D450F">
        <w:rPr>
          <w:rFonts w:ascii="Times New Roman" w:hAnsi="Times New Roman" w:hint="eastAsia"/>
        </w:rPr>
        <w:t>乙酸钠溶液中和混合液。</w:t>
      </w:r>
      <w:r w:rsidRPr="001D450F">
        <w:rPr>
          <w:rStyle w:val="a4"/>
          <w:rFonts w:ascii="Times New Roman" w:hAnsi="Times New Roman" w:cs="Arial" w:hint="eastAsia"/>
          <w:b w:val="0"/>
        </w:rPr>
        <w:t>混合物进入</w:t>
      </w:r>
      <w:r w:rsidRPr="001D450F">
        <w:rPr>
          <w:rStyle w:val="a4"/>
          <w:rFonts w:ascii="Times New Roman" w:hAnsi="Times New Roman" w:cs="Arial"/>
          <w:b w:val="0"/>
        </w:rPr>
        <w:t>HPLC</w:t>
      </w:r>
      <w:r w:rsidRPr="001D450F">
        <w:rPr>
          <w:rStyle w:val="a4"/>
          <w:rFonts w:ascii="Times New Roman" w:hAnsi="Times New Roman" w:cs="Arial" w:hint="eastAsia"/>
          <w:b w:val="0"/>
        </w:rPr>
        <w:t>进行分离纯化，半制备柱为</w:t>
      </w:r>
      <w:r w:rsidRPr="001D450F">
        <w:rPr>
          <w:rStyle w:val="a4"/>
          <w:rFonts w:ascii="Times New Roman" w:hAnsi="Times New Roman" w:cs="Arial"/>
          <w:b w:val="0"/>
        </w:rPr>
        <w:t>VP 250/10 NUCLESIL 100-5 C18Nautilus (REF:715412.100), SN:E13090805, LOT: 20453011, MACHEREY-NAGEL)</w:t>
      </w:r>
      <w:r w:rsidRPr="001D450F">
        <w:rPr>
          <w:rStyle w:val="a4"/>
          <w:rFonts w:ascii="Times New Roman" w:hAnsi="Times New Roman" w:cs="Arial" w:hint="eastAsia"/>
          <w:b w:val="0"/>
        </w:rPr>
        <w:t>，淋洗液</w:t>
      </w:r>
      <w:r w:rsidRPr="001D450F">
        <w:rPr>
          <w:rFonts w:ascii="Times New Roman" w:hAnsi="Times New Roman"/>
        </w:rPr>
        <w:t>35%</w:t>
      </w:r>
      <w:r w:rsidRPr="001D450F">
        <w:rPr>
          <w:rFonts w:ascii="Times New Roman" w:hAnsi="Times New Roman" w:hint="eastAsia"/>
        </w:rPr>
        <w:t>乙腈</w:t>
      </w:r>
      <w:r w:rsidRPr="001D450F">
        <w:rPr>
          <w:rFonts w:ascii="Times New Roman" w:hAnsi="Times New Roman"/>
        </w:rPr>
        <w:t>/65%</w:t>
      </w:r>
      <w:r w:rsidRPr="001D450F">
        <w:rPr>
          <w:rFonts w:ascii="Times New Roman" w:hAnsi="Times New Roman" w:hint="eastAsia"/>
        </w:rPr>
        <w:t>磷酸盐（含</w:t>
      </w:r>
      <w:r w:rsidRPr="001D450F">
        <w:rPr>
          <w:rFonts w:ascii="Times New Roman" w:hAnsi="Times New Roman" w:cs="Times"/>
        </w:rPr>
        <w:t>20m</w:t>
      </w:r>
      <w:r w:rsidRPr="001D450F">
        <w:rPr>
          <w:rFonts w:ascii="Times New Roman" w:hAnsi="Times New Roman" w:cs="Times"/>
          <w:szCs w:val="18"/>
        </w:rPr>
        <w:t>M</w:t>
      </w:r>
      <w:r w:rsidRPr="001D450F">
        <w:rPr>
          <w:rFonts w:ascii="Times New Roman" w:hAnsi="Times New Roman" w:hint="eastAsia"/>
        </w:rPr>
        <w:t>三乙胺）</w:t>
      </w:r>
      <w:r w:rsidRPr="001D450F">
        <w:rPr>
          <w:rStyle w:val="a4"/>
          <w:rFonts w:ascii="Times New Roman" w:hAnsi="Times New Roman" w:cs="Arial" w:hint="eastAsia"/>
          <w:b w:val="0"/>
        </w:rPr>
        <w:t>，</w:t>
      </w:r>
      <w:r w:rsidRPr="001D450F">
        <w:rPr>
          <w:rStyle w:val="a4"/>
          <w:rFonts w:ascii="Times New Roman" w:hAnsi="Times New Roman"/>
          <w:b w:val="0"/>
        </w:rPr>
        <w:t>λ</w:t>
      </w:r>
      <w:r w:rsidRPr="001D450F">
        <w:rPr>
          <w:rStyle w:val="a4"/>
          <w:rFonts w:ascii="Times New Roman" w:hAnsi="Times New Roman" w:cs="Arial"/>
          <w:b w:val="0"/>
        </w:rPr>
        <w:t>= 254 nm</w:t>
      </w:r>
      <w:r w:rsidRPr="001D450F">
        <w:rPr>
          <w:rStyle w:val="a4"/>
          <w:rFonts w:ascii="Times New Roman" w:hAnsi="Times New Roman" w:cs="Arial" w:hint="eastAsia"/>
          <w:b w:val="0"/>
        </w:rPr>
        <w:t>，流速</w:t>
      </w:r>
      <w:r w:rsidRPr="001D450F">
        <w:rPr>
          <w:rStyle w:val="a4"/>
          <w:rFonts w:ascii="Times New Roman" w:hAnsi="Times New Roman" w:cs="Arial"/>
          <w:b w:val="0"/>
        </w:rPr>
        <w:t>9 ml/min</w:t>
      </w:r>
      <w:r w:rsidRPr="001D450F">
        <w:rPr>
          <w:rStyle w:val="a4"/>
          <w:rFonts w:ascii="Times New Roman" w:hAnsi="Times New Roman" w:cs="Arial" w:hint="eastAsia"/>
          <w:b w:val="0"/>
        </w:rPr>
        <w:t>。收集放射性峰组分。收集部分用</w:t>
      </w:r>
      <w:r w:rsidRPr="001D450F">
        <w:rPr>
          <w:rStyle w:val="a4"/>
          <w:rFonts w:ascii="Times New Roman" w:hAnsi="Times New Roman" w:cs="Arial"/>
          <w:b w:val="0"/>
        </w:rPr>
        <w:t>Sep-Pak C18 Plus</w:t>
      </w:r>
      <w:r w:rsidRPr="001D450F">
        <w:rPr>
          <w:rStyle w:val="a4"/>
          <w:rFonts w:ascii="Times New Roman" w:hAnsi="Times New Roman" w:cs="Arial" w:hint="eastAsia"/>
          <w:b w:val="0"/>
        </w:rPr>
        <w:t>柱再次分离纯化，</w:t>
      </w:r>
      <w:r w:rsidRPr="001D450F">
        <w:rPr>
          <w:rFonts w:ascii="Times New Roman" w:hAnsi="Times New Roman" w:hint="eastAsia"/>
        </w:rPr>
        <w:t>然后用一个</w:t>
      </w:r>
      <w:r w:rsidRPr="001D450F">
        <w:rPr>
          <w:rFonts w:ascii="Times New Roman" w:hAnsi="Times New Roman"/>
        </w:rPr>
        <w:t xml:space="preserve">0.2 </w:t>
      </w:r>
      <w:r w:rsidRPr="001D450F">
        <w:rPr>
          <w:rFonts w:ascii="Times New Roman" w:hAnsi="Times New Roman"/>
        </w:rPr>
        <w:sym w:font="Symbol" w:char="F06D"/>
      </w:r>
      <w:r w:rsidRPr="001D450F">
        <w:rPr>
          <w:rFonts w:ascii="Times New Roman" w:hAnsi="Times New Roman"/>
        </w:rPr>
        <w:t>m</w:t>
      </w:r>
      <w:r w:rsidRPr="001D450F">
        <w:rPr>
          <w:rFonts w:ascii="Times New Roman" w:hAnsi="Times New Roman" w:hint="eastAsia"/>
        </w:rPr>
        <w:t>的无菌滤膜过滤。得到产物</w:t>
      </w:r>
      <w:r w:rsidRPr="001D450F">
        <w:rPr>
          <w:rStyle w:val="a4"/>
          <w:rFonts w:ascii="Times New Roman" w:hAnsi="Times New Roman" w:cs="Arial"/>
          <w:b w:val="0"/>
        </w:rPr>
        <w:t>[</w:t>
      </w:r>
      <w:r w:rsidRPr="001D450F">
        <w:rPr>
          <w:rStyle w:val="a4"/>
          <w:rFonts w:ascii="Times New Roman" w:hAnsi="Times New Roman" w:cs="Arial"/>
          <w:b w:val="0"/>
          <w:vertAlign w:val="superscript"/>
        </w:rPr>
        <w:t>11</w:t>
      </w:r>
      <w:r w:rsidRPr="001D450F">
        <w:rPr>
          <w:rStyle w:val="a4"/>
          <w:rFonts w:ascii="Times New Roman" w:hAnsi="Times New Roman" w:cs="Arial"/>
          <w:b w:val="0"/>
        </w:rPr>
        <w:t>C]PIB</w:t>
      </w:r>
      <w:r w:rsidRPr="001D450F">
        <w:rPr>
          <w:rStyle w:val="a4"/>
          <w:rFonts w:ascii="Times New Roman" w:hAnsi="Times New Roman" w:cs="Arial" w:hint="eastAsia"/>
          <w:b w:val="0"/>
        </w:rPr>
        <w:t>，生理盐水稀释配制成注射液</w:t>
      </w:r>
      <w:r w:rsidRPr="001D450F">
        <w:rPr>
          <w:rFonts w:ascii="Times New Roman" w:hAnsi="Times New Roman" w:hint="eastAsia"/>
        </w:rPr>
        <w:t>。</w:t>
      </w:r>
    </w:p>
    <w:p w14:paraId="60232B1E" w14:textId="564B2495" w:rsidR="00E36CBB" w:rsidRPr="006A48A0" w:rsidRDefault="0071387B" w:rsidP="008E1847">
      <w:pPr>
        <w:pStyle w:val="10"/>
        <w:autoSpaceDE w:val="0"/>
        <w:autoSpaceDN w:val="0"/>
        <w:adjustRightInd w:val="0"/>
        <w:spacing w:line="400" w:lineRule="exact"/>
        <w:ind w:firstLineChars="0" w:firstLine="0"/>
      </w:pPr>
      <w:r w:rsidRPr="008E1847">
        <w:rPr>
          <w:rStyle w:val="a4"/>
          <w:rFonts w:cs="Arial"/>
          <w:b w:val="0"/>
        </w:rPr>
        <w:t>3.</w:t>
      </w:r>
      <w:r w:rsidR="00BB5948" w:rsidRPr="008E1847">
        <w:rPr>
          <w:rStyle w:val="a4"/>
          <w:rFonts w:cs="Arial"/>
          <w:b w:val="0"/>
        </w:rPr>
        <w:t>[</w:t>
      </w:r>
      <w:r w:rsidR="00BB5948" w:rsidRPr="006A48A0">
        <w:rPr>
          <w:rFonts w:ascii="Times New Roman" w:hAnsi="Times New Roman"/>
        </w:rPr>
        <w:t>11C]-PIB</w:t>
      </w:r>
      <w:r w:rsidR="00BB5948" w:rsidRPr="006A48A0">
        <w:rPr>
          <w:rFonts w:ascii="Times New Roman" w:hAnsi="Times New Roman"/>
        </w:rPr>
        <w:t>质量控制</w:t>
      </w:r>
      <w:r w:rsidRPr="006A48A0">
        <w:rPr>
          <w:rFonts w:ascii="Times New Roman" w:hAnsi="Times New Roman" w:hint="eastAsia"/>
        </w:rPr>
        <w:t>。</w:t>
      </w:r>
      <w:r w:rsidR="00BB5948" w:rsidRPr="006A48A0">
        <w:rPr>
          <w:rFonts w:ascii="Times New Roman" w:hAnsi="Times New Roman" w:hint="eastAsia"/>
        </w:rPr>
        <w:t>用分析型</w:t>
      </w:r>
      <w:r w:rsidR="00BB5948" w:rsidRPr="006A48A0">
        <w:rPr>
          <w:rFonts w:ascii="Times New Roman" w:hAnsi="Times New Roman"/>
        </w:rPr>
        <w:t>HPLC</w:t>
      </w:r>
      <w:r w:rsidR="00BB5948" w:rsidRPr="006A48A0">
        <w:rPr>
          <w:rFonts w:ascii="Times New Roman" w:hAnsi="Times New Roman" w:hint="eastAsia"/>
        </w:rPr>
        <w:t>进行分析，分析柱为反相</w:t>
      </w:r>
      <w:r w:rsidR="00BB5948" w:rsidRPr="006A48A0">
        <w:rPr>
          <w:rFonts w:ascii="Times New Roman" w:hAnsi="Times New Roman"/>
        </w:rPr>
        <w:t>Hypersi l C18</w:t>
      </w:r>
      <w:r w:rsidR="00BB5948" w:rsidRPr="006A48A0">
        <w:rPr>
          <w:rFonts w:ascii="Times New Roman" w:hAnsi="Times New Roman" w:hint="eastAsia"/>
        </w:rPr>
        <w:t>固相分离柱</w:t>
      </w:r>
      <w:r w:rsidR="008E1847" w:rsidRPr="006A48A0">
        <w:rPr>
          <w:rFonts w:ascii="Times New Roman" w:hAnsi="Times New Roman"/>
        </w:rPr>
        <w:t>(ODS2 5um</w:t>
      </w:r>
      <w:r w:rsidR="008E1847" w:rsidRPr="006A48A0">
        <w:rPr>
          <w:rFonts w:ascii="Times New Roman" w:hAnsi="Times New Roman" w:hint="eastAsia"/>
        </w:rPr>
        <w:t>，</w:t>
      </w:r>
      <w:r w:rsidR="008E1847" w:rsidRPr="006A48A0">
        <w:rPr>
          <w:rFonts w:ascii="Times New Roman" w:hAnsi="Times New Roman"/>
        </w:rPr>
        <w:t>4.6mmx 250mm)</w:t>
      </w:r>
      <w:r w:rsidR="008E1847" w:rsidRPr="006A48A0">
        <w:rPr>
          <w:rFonts w:ascii="Times New Roman" w:hAnsi="Times New Roman" w:hint="eastAsia"/>
        </w:rPr>
        <w:t>，紫外吸收波长为</w:t>
      </w:r>
      <w:r w:rsidR="008E1847" w:rsidRPr="006A48A0">
        <w:rPr>
          <w:rFonts w:ascii="Times New Roman" w:hAnsi="Times New Roman"/>
        </w:rPr>
        <w:t>254nm</w:t>
      </w:r>
      <w:r w:rsidR="008E1847" w:rsidRPr="006A48A0">
        <w:rPr>
          <w:rFonts w:ascii="Times New Roman" w:hAnsi="Times New Roman" w:hint="eastAsia"/>
        </w:rPr>
        <w:t>，</w:t>
      </w:r>
      <w:r w:rsidR="00BB5948" w:rsidRPr="006A48A0">
        <w:rPr>
          <w:rFonts w:ascii="Times New Roman" w:hAnsi="Times New Roman" w:hint="eastAsia"/>
        </w:rPr>
        <w:t>流动相为</w:t>
      </w:r>
      <w:r w:rsidR="00BB5948" w:rsidRPr="006A48A0">
        <w:rPr>
          <w:rFonts w:ascii="Times New Roman" w:hAnsi="Times New Roman"/>
        </w:rPr>
        <w:t xml:space="preserve">V( </w:t>
      </w:r>
      <w:r w:rsidR="00BB5948" w:rsidRPr="006A48A0">
        <w:rPr>
          <w:rFonts w:ascii="Times New Roman" w:hAnsi="Times New Roman" w:hint="eastAsia"/>
        </w:rPr>
        <w:t>乙腈</w:t>
      </w:r>
      <w:r w:rsidR="00BB5948" w:rsidRPr="006A48A0">
        <w:rPr>
          <w:rFonts w:ascii="Times New Roman" w:hAnsi="Times New Roman"/>
        </w:rPr>
        <w:t>) :V(</w:t>
      </w:r>
      <w:r w:rsidR="00BB5948" w:rsidRPr="006A48A0">
        <w:rPr>
          <w:rFonts w:ascii="Times New Roman" w:hAnsi="Times New Roman" w:hint="eastAsia"/>
        </w:rPr>
        <w:t>水，含</w:t>
      </w:r>
      <w:r w:rsidR="00BB5948" w:rsidRPr="006A48A0">
        <w:rPr>
          <w:rFonts w:ascii="Times New Roman" w:hAnsi="Times New Roman"/>
        </w:rPr>
        <w:t xml:space="preserve">(0.05% </w:t>
      </w:r>
      <w:r w:rsidR="00BB5948" w:rsidRPr="006A48A0">
        <w:rPr>
          <w:rFonts w:ascii="Times New Roman" w:hAnsi="Times New Roman" w:hint="eastAsia"/>
        </w:rPr>
        <w:t>三乙胺</w:t>
      </w:r>
      <w:r w:rsidR="00BB5948" w:rsidRPr="006A48A0">
        <w:rPr>
          <w:rFonts w:ascii="Times New Roman" w:hAnsi="Times New Roman"/>
        </w:rPr>
        <w:t>)</w:t>
      </w:r>
      <w:r w:rsidR="00BB5948" w:rsidRPr="006A48A0">
        <w:rPr>
          <w:rFonts w:ascii="Times New Roman" w:hAnsi="Times New Roman" w:hint="eastAsia"/>
        </w:rPr>
        <w:t>＝</w:t>
      </w:r>
      <w:r w:rsidR="00BB5948" w:rsidRPr="006A48A0">
        <w:rPr>
          <w:rFonts w:ascii="Times New Roman" w:hAnsi="Times New Roman"/>
        </w:rPr>
        <w:t xml:space="preserve">65% : 35%, </w:t>
      </w:r>
      <w:r w:rsidR="00BB5948" w:rsidRPr="006A48A0">
        <w:rPr>
          <w:rFonts w:ascii="Times New Roman" w:hAnsi="Times New Roman" w:hint="eastAsia"/>
        </w:rPr>
        <w:t>流速</w:t>
      </w:r>
      <w:r w:rsidR="00BB5948" w:rsidRPr="006A48A0">
        <w:rPr>
          <w:rFonts w:ascii="Times New Roman" w:hAnsi="Times New Roman"/>
        </w:rPr>
        <w:t>1ml /mi n</w:t>
      </w:r>
      <w:r w:rsidR="00BB5948" w:rsidRPr="006A48A0">
        <w:rPr>
          <w:rFonts w:ascii="Times New Roman" w:hAnsi="Times New Roman" w:hint="eastAsia"/>
        </w:rPr>
        <w:t>。</w:t>
      </w:r>
      <w:r w:rsidR="00E36CBB" w:rsidRPr="006A48A0">
        <w:rPr>
          <w:rFonts w:hint="eastAsia"/>
        </w:rPr>
        <w:t>将标准品与产品混合进样后同时检查紫外吸收度和放射性。</w:t>
      </w:r>
      <w:r w:rsidR="008E1847" w:rsidRPr="006A48A0">
        <w:rPr>
          <w:rFonts w:hint="eastAsia"/>
        </w:rPr>
        <w:t>余质量控制</w:t>
      </w:r>
      <w:r w:rsidR="008E1847" w:rsidRPr="006A48A0">
        <w:rPr>
          <w:rFonts w:ascii="Times New Roman" w:hAnsi="Times New Roman" w:cs="Arial" w:hint="eastAsia"/>
        </w:rPr>
        <w:t>参照美国药典对正电</w:t>
      </w:r>
      <w:r w:rsidR="008E1847" w:rsidRPr="006A48A0">
        <w:rPr>
          <w:rFonts w:ascii="Times New Roman" w:hAnsi="Times New Roman" w:cs="Arial" w:hint="eastAsia"/>
        </w:rPr>
        <w:lastRenderedPageBreak/>
        <w:t>子药物的要求和国家食品药物监督管理局制定的《正电子类放射性药品质量控制指导原则》。</w:t>
      </w:r>
    </w:p>
    <w:p w14:paraId="3755077E" w14:textId="4039F591" w:rsidR="0071387B" w:rsidRPr="006A48A0" w:rsidRDefault="0071387B" w:rsidP="006A48A0">
      <w:pPr>
        <w:pStyle w:val="10"/>
        <w:numPr>
          <w:ilvl w:val="0"/>
          <w:numId w:val="8"/>
        </w:numPr>
        <w:autoSpaceDE w:val="0"/>
        <w:autoSpaceDN w:val="0"/>
        <w:adjustRightInd w:val="0"/>
        <w:spacing w:line="400" w:lineRule="exact"/>
        <w:ind w:left="0" w:firstLineChars="0" w:firstLine="0"/>
      </w:pPr>
      <w:r w:rsidRPr="006A48A0">
        <w:rPr>
          <w:rFonts w:ascii="Times New Roman" w:hAnsi="Times New Roman" w:hint="eastAsia"/>
        </w:rPr>
        <w:t>4.</w:t>
      </w:r>
      <w:r w:rsidR="00BB5948" w:rsidRPr="006A48A0">
        <w:rPr>
          <w:rFonts w:ascii="Times New Roman" w:hAnsi="Times New Roman" w:hint="eastAsia"/>
        </w:rPr>
        <w:t>病人纳入标准</w:t>
      </w:r>
      <w:r w:rsidRPr="006A48A0">
        <w:rPr>
          <w:rFonts w:ascii="Times New Roman" w:hAnsi="Times New Roman" w:hint="eastAsia"/>
        </w:rPr>
        <w:t>。</w:t>
      </w:r>
      <w:r w:rsidR="00BB5948" w:rsidRPr="006A48A0">
        <w:rPr>
          <w:rFonts w:ascii="Times New Roman" w:hAnsi="Times New Roman" w:hint="eastAsia"/>
        </w:rPr>
        <w:t>本研究收集临床诊断为</w:t>
      </w:r>
      <w:r w:rsidR="00BB5948" w:rsidRPr="006A48A0">
        <w:rPr>
          <w:rFonts w:ascii="Times New Roman" w:hAnsi="Times New Roman"/>
        </w:rPr>
        <w:t>aMCI</w:t>
      </w:r>
      <w:r w:rsidR="00BB5948" w:rsidRPr="006A48A0">
        <w:rPr>
          <w:rFonts w:ascii="Times New Roman" w:hAnsi="Times New Roman" w:hint="eastAsia"/>
        </w:rPr>
        <w:t>的</w:t>
      </w:r>
      <w:r w:rsidR="00BB5948" w:rsidRPr="006A48A0">
        <w:rPr>
          <w:rFonts w:ascii="Times New Roman" w:hAnsi="Times New Roman"/>
        </w:rPr>
        <w:t>17</w:t>
      </w:r>
      <w:r w:rsidR="00BB5948" w:rsidRPr="006A48A0">
        <w:rPr>
          <w:rFonts w:ascii="Times New Roman" w:hAnsi="Times New Roman" w:hint="eastAsia"/>
        </w:rPr>
        <w:t>例患者，研究对象纳入标准：①有记忆减退主诉；</w:t>
      </w:r>
      <w:r w:rsidR="00BB5948" w:rsidRPr="006A48A0">
        <w:rPr>
          <w:rFonts w:ascii="Times New Roman" w:hAnsi="Times New Roman"/>
        </w:rPr>
        <w:t xml:space="preserve"> </w:t>
      </w:r>
      <w:r w:rsidR="00BB5948" w:rsidRPr="006A48A0">
        <w:rPr>
          <w:rFonts w:ascii="Times New Roman" w:hAnsi="Times New Roman" w:hint="eastAsia"/>
        </w:rPr>
        <w:t>②有记忆减退的客观证据，表现为听觉语词学习测验（</w:t>
      </w:r>
      <w:r w:rsidR="00BB5948" w:rsidRPr="006A48A0">
        <w:rPr>
          <w:rFonts w:ascii="Times New Roman" w:hAnsi="Times New Roman"/>
        </w:rPr>
        <w:t>Auditory verbal learning test</w:t>
      </w:r>
      <w:r w:rsidR="00BB5948" w:rsidRPr="006A48A0">
        <w:rPr>
          <w:rFonts w:ascii="Times New Roman" w:hAnsi="Times New Roman" w:hint="eastAsia"/>
        </w:rPr>
        <w:t>，</w:t>
      </w:r>
      <w:r w:rsidR="00BB5948" w:rsidRPr="006A48A0">
        <w:rPr>
          <w:rFonts w:ascii="Times New Roman" w:hAnsi="Times New Roman"/>
        </w:rPr>
        <w:t>AVLT</w:t>
      </w:r>
      <w:r w:rsidR="00BB5948" w:rsidRPr="006A48A0">
        <w:rPr>
          <w:rFonts w:ascii="Times New Roman" w:hAnsi="Times New Roman" w:hint="eastAsia"/>
        </w:rPr>
        <w:t>）的延迟回忆得分≤正常老人的</w:t>
      </w:r>
      <w:r w:rsidR="00BB5948" w:rsidRPr="006A48A0">
        <w:rPr>
          <w:rFonts w:ascii="Times New Roman" w:hAnsi="Times New Roman"/>
        </w:rPr>
        <w:t>“</w:t>
      </w:r>
      <w:r w:rsidR="00BB5948" w:rsidRPr="006A48A0">
        <w:rPr>
          <w:rFonts w:ascii="Times New Roman" w:hAnsi="Times New Roman" w:hint="eastAsia"/>
        </w:rPr>
        <w:t>均数±</w:t>
      </w:r>
      <w:r w:rsidR="00BB5948" w:rsidRPr="006A48A0">
        <w:rPr>
          <w:rFonts w:ascii="Times New Roman" w:hAnsi="Times New Roman"/>
        </w:rPr>
        <w:t>1.5</w:t>
      </w:r>
      <w:r w:rsidR="00BB5948" w:rsidRPr="006A48A0">
        <w:rPr>
          <w:rFonts w:ascii="Times New Roman" w:hAnsi="Times New Roman" w:hint="eastAsia"/>
        </w:rPr>
        <w:t>个标准差，在本研究中为</w:t>
      </w:r>
      <w:r w:rsidR="00BB5948" w:rsidRPr="006A48A0">
        <w:rPr>
          <w:rFonts w:ascii="Times New Roman" w:hAnsi="Times New Roman"/>
        </w:rPr>
        <w:t>12</w:t>
      </w:r>
      <w:r w:rsidR="00BB5948" w:rsidRPr="006A48A0">
        <w:rPr>
          <w:rFonts w:ascii="Times New Roman" w:hAnsi="Times New Roman" w:hint="eastAsia"/>
        </w:rPr>
        <w:t>个词语学习</w:t>
      </w:r>
      <w:r w:rsidR="00BB5948" w:rsidRPr="006A48A0">
        <w:rPr>
          <w:rFonts w:ascii="Times New Roman" w:hAnsi="Times New Roman"/>
        </w:rPr>
        <w:t>3</w:t>
      </w:r>
      <w:r w:rsidR="00BB5948" w:rsidRPr="006A48A0">
        <w:rPr>
          <w:rFonts w:ascii="Times New Roman" w:hAnsi="Times New Roman" w:hint="eastAsia"/>
        </w:rPr>
        <w:t>次后间隔</w:t>
      </w:r>
      <w:r w:rsidR="00BB5948" w:rsidRPr="006A48A0">
        <w:rPr>
          <w:rFonts w:ascii="Times New Roman" w:hAnsi="Times New Roman"/>
        </w:rPr>
        <w:t>30min</w:t>
      </w:r>
      <w:r w:rsidR="00BB5948" w:rsidRPr="006A48A0">
        <w:rPr>
          <w:rFonts w:ascii="Times New Roman" w:hAnsi="Times New Roman" w:hint="eastAsia"/>
        </w:rPr>
        <w:t>回忆的词语数（即延迟回忆得分）均≤</w:t>
      </w:r>
      <w:r w:rsidR="00BB5948" w:rsidRPr="006A48A0">
        <w:rPr>
          <w:rFonts w:ascii="Times New Roman" w:hAnsi="Times New Roman"/>
        </w:rPr>
        <w:t>5</w:t>
      </w:r>
      <w:r w:rsidR="00BB5948" w:rsidRPr="006A48A0">
        <w:rPr>
          <w:rFonts w:ascii="Times New Roman" w:hAnsi="Times New Roman" w:hint="eastAsia"/>
        </w:rPr>
        <w:t>分；③其余认知功能相对正常，在本研究中简易智能精神状态检查量表（</w:t>
      </w:r>
      <w:r w:rsidR="00BB5948" w:rsidRPr="006A48A0">
        <w:rPr>
          <w:rFonts w:ascii="Times New Roman" w:hAnsi="Times New Roman"/>
        </w:rPr>
        <w:t>Mini-Mental State Examination</w:t>
      </w:r>
      <w:r w:rsidR="00BB5948" w:rsidRPr="006A48A0">
        <w:rPr>
          <w:rFonts w:ascii="Times New Roman" w:hAnsi="Times New Roman" w:hint="eastAsia"/>
        </w:rPr>
        <w:t>，</w:t>
      </w:r>
      <w:r w:rsidR="00BB5948" w:rsidRPr="006A48A0">
        <w:rPr>
          <w:rFonts w:ascii="Times New Roman" w:hAnsi="Times New Roman"/>
        </w:rPr>
        <w:t>MMSE</w:t>
      </w:r>
      <w:r w:rsidR="00BB5948" w:rsidRPr="006A48A0">
        <w:rPr>
          <w:rFonts w:ascii="Times New Roman" w:hAnsi="Times New Roman" w:hint="eastAsia"/>
        </w:rPr>
        <w:t>）总分≥</w:t>
      </w:r>
      <w:r w:rsidR="00BB5948" w:rsidRPr="006A48A0">
        <w:rPr>
          <w:rFonts w:ascii="Times New Roman" w:hAnsi="Times New Roman"/>
        </w:rPr>
        <w:t>24</w:t>
      </w:r>
      <w:r w:rsidR="00BB5948" w:rsidRPr="006A48A0">
        <w:rPr>
          <w:rFonts w:ascii="Times New Roman" w:hAnsi="Times New Roman" w:hint="eastAsia"/>
        </w:rPr>
        <w:t>分；④日常活动能力无显著缺损；⑤非痴呆，不符合神疾病的诊断和统计手册</w:t>
      </w:r>
      <w:r w:rsidR="00BB5948" w:rsidRPr="006A48A0">
        <w:rPr>
          <w:rFonts w:ascii="Times New Roman" w:hAnsi="Times New Roman"/>
        </w:rPr>
        <w:t>(Diagnostic and Statistical Manual of Mental Disorders, DSM)-IV</w:t>
      </w:r>
      <w:r w:rsidR="00BB5948" w:rsidRPr="006A48A0">
        <w:rPr>
          <w:rFonts w:ascii="Times New Roman" w:hAnsi="Times New Roman" w:hint="eastAsia"/>
        </w:rPr>
        <w:t>和美国神经病、语言沟通和卒中研究所（</w:t>
      </w:r>
      <w:r w:rsidR="00BB5948" w:rsidRPr="006A48A0">
        <w:rPr>
          <w:rFonts w:ascii="Times New Roman" w:hAnsi="Times New Roman"/>
        </w:rPr>
        <w:t>National Institute of Neurological Disorders and Stroke</w:t>
      </w:r>
      <w:r w:rsidR="00BB5948" w:rsidRPr="006A48A0">
        <w:rPr>
          <w:rFonts w:ascii="Times New Roman" w:hAnsi="Times New Roman" w:hint="eastAsia"/>
        </w:rPr>
        <w:t>，</w:t>
      </w:r>
      <w:r w:rsidR="00BB5948" w:rsidRPr="006A48A0">
        <w:rPr>
          <w:rFonts w:ascii="Times New Roman" w:hAnsi="Times New Roman"/>
        </w:rPr>
        <w:t>NICNDS</w:t>
      </w:r>
      <w:r w:rsidR="00BB5948" w:rsidRPr="006A48A0">
        <w:rPr>
          <w:rFonts w:ascii="Times New Roman" w:hAnsi="Times New Roman" w:hint="eastAsia"/>
        </w:rPr>
        <w:t>）系统有关</w:t>
      </w:r>
      <w:r w:rsidR="00BB5948" w:rsidRPr="006A48A0">
        <w:rPr>
          <w:rFonts w:ascii="Times New Roman" w:hAnsi="Times New Roman"/>
        </w:rPr>
        <w:t>AD</w:t>
      </w:r>
      <w:r w:rsidR="00BB5948" w:rsidRPr="006A48A0">
        <w:rPr>
          <w:rFonts w:ascii="Times New Roman" w:hAnsi="Times New Roman" w:hint="eastAsia"/>
        </w:rPr>
        <w:t>的诊断标准。⑥无任何精神或神经病史；</w:t>
      </w:r>
      <w:r w:rsidR="00BB5948" w:rsidRPr="006A48A0">
        <w:rPr>
          <w:rFonts w:ascii="Times New Roman" w:hAnsi="Times New Roman"/>
        </w:rPr>
        <w:t xml:space="preserve">MRI </w:t>
      </w:r>
      <w:r w:rsidR="00BB5948" w:rsidRPr="006A48A0">
        <w:rPr>
          <w:rFonts w:ascii="Times New Roman" w:hAnsi="Times New Roman" w:hint="eastAsia"/>
        </w:rPr>
        <w:t>检查发现除了脑萎缩和深部白质少量</w:t>
      </w:r>
      <w:r w:rsidR="00BB5948" w:rsidRPr="006A48A0">
        <w:rPr>
          <w:rFonts w:ascii="Times New Roman" w:hAnsi="Times New Roman"/>
        </w:rPr>
        <w:t xml:space="preserve">T2WI </w:t>
      </w:r>
      <w:r w:rsidR="00BB5948" w:rsidRPr="006A48A0">
        <w:rPr>
          <w:rFonts w:ascii="Times New Roman" w:hAnsi="Times New Roman" w:hint="eastAsia"/>
        </w:rPr>
        <w:t>高信号</w:t>
      </w:r>
      <w:r w:rsidR="00BB5948" w:rsidRPr="006A48A0">
        <w:rPr>
          <w:rFonts w:ascii="Times New Roman" w:hAnsi="Times New Roman"/>
        </w:rPr>
        <w:t>(</w:t>
      </w:r>
      <w:r w:rsidR="00BB5948" w:rsidRPr="006A48A0">
        <w:rPr>
          <w:rFonts w:ascii="Times New Roman" w:hAnsi="Times New Roman" w:hint="eastAsia"/>
        </w:rPr>
        <w:t>最大直径＜</w:t>
      </w:r>
      <w:r w:rsidR="00BB5948" w:rsidRPr="006A48A0">
        <w:rPr>
          <w:rFonts w:ascii="Times New Roman" w:hAnsi="Times New Roman"/>
        </w:rPr>
        <w:t>1cm</w:t>
      </w:r>
      <w:r w:rsidRPr="006A48A0">
        <w:rPr>
          <w:rFonts w:ascii="Times New Roman" w:hAnsi="Times New Roman"/>
        </w:rPr>
        <w:t>＝</w:t>
      </w:r>
      <w:r w:rsidR="00BB5948" w:rsidRPr="006A48A0">
        <w:rPr>
          <w:rFonts w:ascii="Times New Roman" w:hAnsi="Times New Roman"/>
        </w:rPr>
        <w:t xml:space="preserve"> </w:t>
      </w:r>
      <w:r w:rsidR="00BB5948" w:rsidRPr="006A48A0">
        <w:rPr>
          <w:rFonts w:ascii="Times New Roman" w:hAnsi="Times New Roman" w:hint="eastAsia"/>
        </w:rPr>
        <w:t>外</w:t>
      </w:r>
      <w:r w:rsidR="00BB5948" w:rsidRPr="006A48A0">
        <w:rPr>
          <w:rFonts w:ascii="Times New Roman" w:hAnsi="Times New Roman"/>
        </w:rPr>
        <w:t>,</w:t>
      </w:r>
      <w:r w:rsidR="00BB5948" w:rsidRPr="006A48A0">
        <w:rPr>
          <w:rFonts w:ascii="Times New Roman" w:hAnsi="Times New Roman" w:hint="eastAsia"/>
        </w:rPr>
        <w:t>无其它异常改变；⑦依据</w:t>
      </w:r>
      <w:r w:rsidR="00BB5948" w:rsidRPr="006A48A0">
        <w:rPr>
          <w:rFonts w:ascii="Times New Roman" w:hAnsi="Times New Roman"/>
        </w:rPr>
        <w:t>Hachinski</w:t>
      </w:r>
      <w:r w:rsidR="00BB5948" w:rsidRPr="006A48A0">
        <w:rPr>
          <w:rFonts w:ascii="Times New Roman" w:hAnsi="Times New Roman" w:hint="eastAsia"/>
        </w:rPr>
        <w:t>缺血指数表得分＜</w:t>
      </w:r>
      <w:r w:rsidR="00BB5948" w:rsidRPr="006A48A0">
        <w:rPr>
          <w:rFonts w:ascii="Times New Roman" w:hAnsi="Times New Roman"/>
        </w:rPr>
        <w:t>4</w:t>
      </w:r>
      <w:r w:rsidR="00BB5948" w:rsidRPr="006A48A0">
        <w:rPr>
          <w:rFonts w:ascii="Times New Roman" w:hAnsi="Times New Roman" w:hint="eastAsia"/>
        </w:rPr>
        <w:t>分</w:t>
      </w:r>
      <w:r w:rsidR="00BB5948" w:rsidRPr="006A48A0">
        <w:rPr>
          <w:rFonts w:ascii="Times New Roman" w:hAnsi="Times New Roman"/>
        </w:rPr>
        <w:t>,</w:t>
      </w:r>
      <w:r w:rsidR="00BB5948" w:rsidRPr="006A48A0">
        <w:rPr>
          <w:rFonts w:ascii="Times New Roman" w:hAnsi="Times New Roman" w:hint="eastAsia"/>
        </w:rPr>
        <w:t>以除外血管性痴呆及混合性痴呆；⑧临床痴呆量表（</w:t>
      </w:r>
      <w:r w:rsidR="00BB5948" w:rsidRPr="006A48A0">
        <w:rPr>
          <w:rFonts w:ascii="Times New Roman" w:hAnsi="Times New Roman"/>
        </w:rPr>
        <w:t>Clinical Dementia Rating</w:t>
      </w:r>
      <w:r w:rsidR="00BB5948" w:rsidRPr="006A48A0">
        <w:rPr>
          <w:rFonts w:ascii="Times New Roman" w:hAnsi="Times New Roman" w:hint="eastAsia"/>
        </w:rPr>
        <w:t>，</w:t>
      </w:r>
      <w:r w:rsidR="00BB5948" w:rsidRPr="006A48A0">
        <w:rPr>
          <w:rFonts w:ascii="Times New Roman" w:hAnsi="Times New Roman"/>
        </w:rPr>
        <w:t>CDR</w:t>
      </w:r>
      <w:r w:rsidR="00BB5948" w:rsidRPr="006A48A0">
        <w:rPr>
          <w:rFonts w:ascii="Times New Roman" w:hAnsi="Times New Roman" w:hint="eastAsia"/>
        </w:rPr>
        <w:t>）≥</w:t>
      </w:r>
      <w:r w:rsidR="00BB5948" w:rsidRPr="006A48A0">
        <w:rPr>
          <w:rFonts w:ascii="Times New Roman" w:hAnsi="Times New Roman"/>
        </w:rPr>
        <w:t>1</w:t>
      </w:r>
      <w:r w:rsidR="00BB5948" w:rsidRPr="006A48A0">
        <w:rPr>
          <w:rFonts w:ascii="Times New Roman" w:hAnsi="Times New Roman" w:hint="eastAsia"/>
        </w:rPr>
        <w:t>；结合阿尔茨海默病评定量表认知分量表（</w:t>
      </w:r>
      <w:r w:rsidR="00BB5948" w:rsidRPr="006A48A0">
        <w:rPr>
          <w:rFonts w:ascii="Times New Roman" w:hAnsi="Times New Roman"/>
        </w:rPr>
        <w:t>Alzheimer’s Disease Assessment Scale—cognitive subscale</w:t>
      </w:r>
      <w:r w:rsidR="00BB5948" w:rsidRPr="006A48A0">
        <w:rPr>
          <w:rFonts w:ascii="Times New Roman" w:hAnsi="Times New Roman" w:hint="eastAsia"/>
        </w:rPr>
        <w:t>，</w:t>
      </w:r>
      <w:r w:rsidR="00BB5948" w:rsidRPr="006A48A0">
        <w:rPr>
          <w:rFonts w:ascii="Times New Roman" w:hAnsi="Times New Roman"/>
        </w:rPr>
        <w:t>ADAS-Cog</w:t>
      </w:r>
      <w:r w:rsidR="00BB5948" w:rsidRPr="006A48A0">
        <w:rPr>
          <w:rFonts w:ascii="Times New Roman" w:hAnsi="Times New Roman" w:hint="eastAsia"/>
        </w:rPr>
        <w:t>）、波士顿命名测验、连线测验</w:t>
      </w:r>
      <w:r w:rsidR="00BB5948" w:rsidRPr="006A48A0">
        <w:rPr>
          <w:rFonts w:ascii="Times New Roman" w:hAnsi="Times New Roman"/>
        </w:rPr>
        <w:t>B</w:t>
      </w:r>
      <w:r w:rsidR="00BB5948" w:rsidRPr="006A48A0">
        <w:rPr>
          <w:rFonts w:ascii="Times New Roman" w:hAnsi="Times New Roman" w:hint="eastAsia"/>
        </w:rPr>
        <w:t>、动物言语流畅性测验分析，介于</w:t>
      </w:r>
      <w:r w:rsidR="00BB5948" w:rsidRPr="006A48A0">
        <w:rPr>
          <w:rFonts w:ascii="Times New Roman" w:hAnsi="Times New Roman"/>
        </w:rPr>
        <w:t>AD</w:t>
      </w:r>
      <w:r w:rsidR="00BB5948" w:rsidRPr="006A48A0">
        <w:rPr>
          <w:rFonts w:ascii="Times New Roman" w:hAnsi="Times New Roman" w:hint="eastAsia"/>
        </w:rPr>
        <w:t>与正常组纳入标准。</w:t>
      </w:r>
    </w:p>
    <w:p w14:paraId="540D3587" w14:textId="77777777" w:rsidR="0071387B" w:rsidRPr="006A48A0" w:rsidRDefault="0071387B" w:rsidP="006A48A0">
      <w:pPr>
        <w:pStyle w:val="10"/>
        <w:numPr>
          <w:ilvl w:val="0"/>
          <w:numId w:val="8"/>
        </w:numPr>
        <w:autoSpaceDE w:val="0"/>
        <w:autoSpaceDN w:val="0"/>
        <w:adjustRightInd w:val="0"/>
        <w:spacing w:line="400" w:lineRule="exact"/>
        <w:ind w:left="0" w:firstLineChars="0" w:firstLine="0"/>
        <w:rPr>
          <w:rFonts w:ascii="Times New Roman" w:hAnsi="Times New Roman" w:cs="Arial"/>
        </w:rPr>
      </w:pPr>
      <w:r w:rsidRPr="006A48A0">
        <w:rPr>
          <w:rFonts w:ascii="Times New Roman" w:hAnsi="Times New Roman" w:cs="Arial"/>
        </w:rPr>
        <w:t>5.</w:t>
      </w:r>
      <w:r w:rsidR="00BB5948" w:rsidRPr="006A48A0">
        <w:rPr>
          <w:rFonts w:ascii="Times New Roman" w:hAnsi="Times New Roman" w:cs="Arial"/>
        </w:rPr>
        <w:t>MRI</w:t>
      </w:r>
      <w:r w:rsidR="00BB5948" w:rsidRPr="006A48A0">
        <w:rPr>
          <w:rFonts w:ascii="Times New Roman" w:hAnsi="Times New Roman" w:cs="Arial"/>
        </w:rPr>
        <w:t>采集</w:t>
      </w:r>
      <w:r w:rsidRPr="006A48A0">
        <w:rPr>
          <w:rFonts w:ascii="Times New Roman" w:hAnsi="Times New Roman" w:cs="Arial" w:hint="eastAsia"/>
        </w:rPr>
        <w:t>。</w:t>
      </w:r>
      <w:r w:rsidR="00BB5948" w:rsidRPr="006A48A0">
        <w:rPr>
          <w:rFonts w:ascii="Times New Roman" w:hAnsi="Times New Roman" w:cs="Arial"/>
        </w:rPr>
        <w:t>MRI</w:t>
      </w:r>
      <w:r w:rsidR="00BB5948" w:rsidRPr="006A48A0">
        <w:rPr>
          <w:rFonts w:ascii="Times New Roman" w:hAnsi="Times New Roman" w:cs="Arial" w:hint="eastAsia"/>
        </w:rPr>
        <w:t>成像设备为（</w:t>
      </w:r>
      <w:r w:rsidR="00BB5948" w:rsidRPr="006A48A0">
        <w:rPr>
          <w:rFonts w:ascii="Times New Roman" w:hAnsi="Times New Roman" w:cs="Arial"/>
        </w:rPr>
        <w:t>Magnetom Verio</w:t>
      </w:r>
      <w:r w:rsidR="00BB5948" w:rsidRPr="006A48A0">
        <w:rPr>
          <w:rFonts w:ascii="Times New Roman" w:hAnsi="Times New Roman" w:cs="Arial" w:hint="eastAsia"/>
        </w:rPr>
        <w:t>，</w:t>
      </w:r>
      <w:r w:rsidR="00BB5948" w:rsidRPr="006A48A0">
        <w:rPr>
          <w:rFonts w:ascii="Times New Roman" w:hAnsi="Times New Roman" w:cs="Arial"/>
        </w:rPr>
        <w:t>Siemens Healthcare</w:t>
      </w:r>
      <w:r w:rsidR="00BB5948" w:rsidRPr="006A48A0">
        <w:rPr>
          <w:rFonts w:ascii="Times New Roman" w:hAnsi="Times New Roman" w:cs="Arial" w:hint="eastAsia"/>
        </w:rPr>
        <w:t>，</w:t>
      </w:r>
      <w:r w:rsidR="00BB5948" w:rsidRPr="006A48A0">
        <w:rPr>
          <w:rFonts w:ascii="Times New Roman" w:hAnsi="Times New Roman" w:cs="Arial"/>
        </w:rPr>
        <w:t>Erlangen</w:t>
      </w:r>
      <w:r w:rsidR="00BB5948" w:rsidRPr="006A48A0">
        <w:rPr>
          <w:rFonts w:ascii="Times New Roman" w:hAnsi="Times New Roman" w:cs="Arial" w:hint="eastAsia"/>
        </w:rPr>
        <w:t>，</w:t>
      </w:r>
      <w:r w:rsidR="00BB5948" w:rsidRPr="006A48A0">
        <w:rPr>
          <w:rFonts w:ascii="Times New Roman" w:hAnsi="Times New Roman" w:cs="Arial"/>
        </w:rPr>
        <w:t>Germany</w:t>
      </w:r>
      <w:r w:rsidR="00BB5948" w:rsidRPr="006A48A0">
        <w:rPr>
          <w:rFonts w:ascii="Times New Roman" w:hAnsi="Times New Roman" w:cs="Arial" w:hint="eastAsia"/>
        </w:rPr>
        <w:t>）</w:t>
      </w:r>
      <w:r w:rsidR="00BB5948" w:rsidRPr="006A48A0">
        <w:rPr>
          <w:rFonts w:ascii="Times New Roman" w:hAnsi="Times New Roman" w:cs="Arial"/>
        </w:rPr>
        <w:t>3.0T</w:t>
      </w:r>
      <w:r w:rsidR="00BB5948" w:rsidRPr="006A48A0">
        <w:rPr>
          <w:rFonts w:ascii="Times New Roman" w:hAnsi="Times New Roman" w:cs="Arial" w:hint="eastAsia"/>
        </w:rPr>
        <w:t>超导磁共振扫描仪，梯度场强度</w:t>
      </w:r>
      <w:r w:rsidR="00BB5948" w:rsidRPr="006A48A0">
        <w:rPr>
          <w:rFonts w:ascii="Times New Roman" w:hAnsi="Times New Roman" w:cs="Arial"/>
        </w:rPr>
        <w:t>30m T/m</w:t>
      </w:r>
      <w:r w:rsidR="00BB5948" w:rsidRPr="006A48A0">
        <w:rPr>
          <w:rFonts w:ascii="Times New Roman" w:hAnsi="Times New Roman" w:cs="Arial" w:hint="eastAsia"/>
        </w:rPr>
        <w:t>，梯度切换率为</w:t>
      </w:r>
      <w:r w:rsidR="00BB5948" w:rsidRPr="006A48A0">
        <w:rPr>
          <w:rFonts w:ascii="Times New Roman" w:hAnsi="Times New Roman" w:cs="Arial"/>
        </w:rPr>
        <w:t>150 m T/m.ms-1</w:t>
      </w:r>
      <w:r w:rsidR="00BB5948" w:rsidRPr="006A48A0">
        <w:rPr>
          <w:rFonts w:ascii="Times New Roman" w:hAnsi="Times New Roman" w:cs="Arial" w:hint="eastAsia"/>
        </w:rPr>
        <w:t>，</w:t>
      </w:r>
      <w:r w:rsidR="00BB5948" w:rsidRPr="006A48A0">
        <w:rPr>
          <w:rFonts w:ascii="Times New Roman" w:hAnsi="Times New Roman" w:cs="Arial"/>
        </w:rPr>
        <w:t>16</w:t>
      </w:r>
      <w:r w:rsidR="00BB5948" w:rsidRPr="006A48A0">
        <w:rPr>
          <w:rFonts w:ascii="Times New Roman" w:hAnsi="Times New Roman" w:cs="Arial" w:hint="eastAsia"/>
        </w:rPr>
        <w:t>通道相控阵头颅线圈。</w:t>
      </w:r>
      <w:r w:rsidR="00BB5948" w:rsidRPr="006A48A0">
        <w:rPr>
          <w:rFonts w:ascii="Times New Roman" w:hAnsi="Times New Roman" w:cs="Arial"/>
        </w:rPr>
        <w:t>MRI</w:t>
      </w:r>
      <w:r w:rsidR="00BB5948" w:rsidRPr="006A48A0">
        <w:rPr>
          <w:rFonts w:ascii="Times New Roman" w:hAnsi="Times New Roman" w:cs="Arial" w:hint="eastAsia"/>
        </w:rPr>
        <w:t>检查序列包括矢状位</w:t>
      </w:r>
      <w:r w:rsidR="00BB5948" w:rsidRPr="006A48A0">
        <w:rPr>
          <w:rFonts w:ascii="Times New Roman" w:hAnsi="Times New Roman" w:cs="Arial"/>
        </w:rPr>
        <w:t>T1</w:t>
      </w:r>
      <w:r w:rsidR="00BB5948" w:rsidRPr="006A48A0">
        <w:rPr>
          <w:rFonts w:ascii="Times New Roman" w:hAnsi="Times New Roman" w:cs="Arial" w:hint="eastAsia"/>
        </w:rPr>
        <w:t>加权（</w:t>
      </w:r>
      <w:r w:rsidR="00BB5948" w:rsidRPr="006A48A0">
        <w:rPr>
          <w:rFonts w:ascii="Times New Roman" w:hAnsi="Times New Roman" w:cs="Arial"/>
        </w:rPr>
        <w:t>T1-weighted image</w:t>
      </w:r>
      <w:r w:rsidR="00BB5948" w:rsidRPr="006A48A0">
        <w:rPr>
          <w:rFonts w:ascii="Times New Roman" w:hAnsi="Times New Roman" w:cs="Arial" w:hint="eastAsia"/>
        </w:rPr>
        <w:t>，</w:t>
      </w:r>
      <w:r w:rsidR="00BB5948" w:rsidRPr="006A48A0">
        <w:rPr>
          <w:rFonts w:ascii="Times New Roman" w:hAnsi="Times New Roman" w:cs="Arial"/>
        </w:rPr>
        <w:t>T1WI</w:t>
      </w:r>
      <w:r w:rsidR="00BB5948" w:rsidRPr="006A48A0">
        <w:rPr>
          <w:rFonts w:ascii="Times New Roman" w:hAnsi="Times New Roman" w:cs="Arial" w:hint="eastAsia"/>
        </w:rPr>
        <w:t>）、横断位</w:t>
      </w:r>
      <w:r w:rsidR="00BB5948" w:rsidRPr="006A48A0">
        <w:rPr>
          <w:rFonts w:ascii="Times New Roman" w:hAnsi="Times New Roman" w:cs="Arial"/>
        </w:rPr>
        <w:t>T2</w:t>
      </w:r>
      <w:r w:rsidR="00BB5948" w:rsidRPr="006A48A0">
        <w:rPr>
          <w:rFonts w:ascii="Times New Roman" w:hAnsi="Times New Roman" w:cs="Arial" w:hint="eastAsia"/>
        </w:rPr>
        <w:t>加权（</w:t>
      </w:r>
      <w:r w:rsidR="00BB5948" w:rsidRPr="006A48A0">
        <w:rPr>
          <w:rFonts w:ascii="Times New Roman" w:hAnsi="Times New Roman" w:cs="Arial"/>
        </w:rPr>
        <w:t>T2-weighted image</w:t>
      </w:r>
      <w:r w:rsidR="00BB5948" w:rsidRPr="006A48A0">
        <w:rPr>
          <w:rFonts w:ascii="Times New Roman" w:hAnsi="Times New Roman" w:cs="Arial" w:hint="eastAsia"/>
        </w:rPr>
        <w:t>，</w:t>
      </w:r>
      <w:r w:rsidR="00BB5948" w:rsidRPr="006A48A0">
        <w:rPr>
          <w:rFonts w:ascii="Times New Roman" w:hAnsi="Times New Roman" w:cs="Arial"/>
        </w:rPr>
        <w:t>T2WI</w:t>
      </w:r>
      <w:r w:rsidR="00BB5948" w:rsidRPr="006A48A0">
        <w:rPr>
          <w:rFonts w:ascii="Times New Roman" w:hAnsi="Times New Roman" w:cs="Arial" w:hint="eastAsia"/>
        </w:rPr>
        <w:t>）、横断位</w:t>
      </w:r>
      <w:r w:rsidR="00BB5948" w:rsidRPr="006A48A0">
        <w:rPr>
          <w:rFonts w:ascii="Times New Roman" w:hAnsi="Times New Roman" w:cs="Arial"/>
        </w:rPr>
        <w:t>T1WI</w:t>
      </w:r>
      <w:r w:rsidR="00BB5948" w:rsidRPr="006A48A0">
        <w:rPr>
          <w:rFonts w:ascii="Times New Roman" w:hAnsi="Times New Roman" w:cs="Arial" w:hint="eastAsia"/>
        </w:rPr>
        <w:t>、横断位</w:t>
      </w:r>
      <w:r w:rsidR="00BB5948" w:rsidRPr="006A48A0">
        <w:rPr>
          <w:rFonts w:ascii="Times New Roman" w:hAnsi="Times New Roman" w:cs="Arial"/>
        </w:rPr>
        <w:t>T2</w:t>
      </w:r>
      <w:r w:rsidR="00BB5948" w:rsidRPr="006A48A0">
        <w:rPr>
          <w:rFonts w:ascii="Times New Roman" w:hAnsi="Times New Roman" w:cs="Arial" w:hint="eastAsia"/>
        </w:rPr>
        <w:t>加权液体衰减反转恢复（</w:t>
      </w:r>
      <w:r w:rsidR="00BB5948" w:rsidRPr="006A48A0">
        <w:rPr>
          <w:rFonts w:ascii="Times New Roman" w:hAnsi="Times New Roman" w:cs="Arial"/>
        </w:rPr>
        <w:t>T2-fluid attenuated inversion recovery</w:t>
      </w:r>
      <w:r w:rsidR="00BB5948" w:rsidRPr="006A48A0">
        <w:rPr>
          <w:rFonts w:ascii="Times New Roman" w:hAnsi="Times New Roman" w:cs="Arial" w:hint="eastAsia"/>
        </w:rPr>
        <w:t>，</w:t>
      </w:r>
      <w:r w:rsidR="00BB5948" w:rsidRPr="006A48A0">
        <w:rPr>
          <w:rFonts w:ascii="Times New Roman" w:hAnsi="Times New Roman" w:cs="Arial"/>
        </w:rPr>
        <w:t>T2-FLAIR</w:t>
      </w:r>
      <w:r w:rsidR="00BB5948" w:rsidRPr="006A48A0">
        <w:rPr>
          <w:rFonts w:ascii="Times New Roman" w:hAnsi="Times New Roman" w:cs="Arial" w:hint="eastAsia"/>
        </w:rPr>
        <w:t>）、横断位弥散加权成像（</w:t>
      </w:r>
      <w:r w:rsidR="00BB5948" w:rsidRPr="006A48A0">
        <w:rPr>
          <w:rFonts w:ascii="Times New Roman" w:hAnsi="Times New Roman" w:cs="Arial"/>
        </w:rPr>
        <w:t>diffusion weighted imaging</w:t>
      </w:r>
      <w:r w:rsidR="00BB5948" w:rsidRPr="006A48A0">
        <w:rPr>
          <w:rFonts w:ascii="Times New Roman" w:hAnsi="Times New Roman" w:cs="Arial" w:hint="eastAsia"/>
        </w:rPr>
        <w:t>，</w:t>
      </w:r>
      <w:r w:rsidR="00BB5948" w:rsidRPr="006A48A0">
        <w:rPr>
          <w:rFonts w:ascii="Times New Roman" w:hAnsi="Times New Roman" w:cs="Arial"/>
        </w:rPr>
        <w:t>DWI</w:t>
      </w:r>
      <w:r w:rsidR="00BB5948" w:rsidRPr="006A48A0">
        <w:rPr>
          <w:rFonts w:ascii="Times New Roman" w:hAnsi="Times New Roman" w:cs="Arial" w:hint="eastAsia"/>
        </w:rPr>
        <w:t>）。</w:t>
      </w:r>
      <w:r w:rsidR="00BB5948" w:rsidRPr="006A48A0">
        <w:rPr>
          <w:rFonts w:ascii="Times New Roman" w:hAnsi="Times New Roman" w:cs="Arial"/>
        </w:rPr>
        <w:t>T1WI</w:t>
      </w:r>
      <w:r w:rsidR="00BB5948" w:rsidRPr="006A48A0">
        <w:rPr>
          <w:rFonts w:ascii="Times New Roman" w:hAnsi="Times New Roman" w:cs="Arial" w:hint="eastAsia"/>
        </w:rPr>
        <w:t>采用自旋回波序列，重复时间（</w:t>
      </w:r>
      <w:r w:rsidR="00BB5948" w:rsidRPr="006A48A0">
        <w:rPr>
          <w:rFonts w:ascii="Times New Roman" w:hAnsi="Times New Roman" w:cs="Arial"/>
        </w:rPr>
        <w:t>repetition time</w:t>
      </w:r>
      <w:r w:rsidR="00BB5948" w:rsidRPr="006A48A0">
        <w:rPr>
          <w:rFonts w:ascii="Times New Roman" w:hAnsi="Times New Roman" w:cs="Arial" w:hint="eastAsia"/>
        </w:rPr>
        <w:t>，</w:t>
      </w:r>
      <w:r w:rsidR="00BB5948" w:rsidRPr="006A48A0">
        <w:rPr>
          <w:rFonts w:ascii="Times New Roman" w:hAnsi="Times New Roman" w:cs="Arial"/>
        </w:rPr>
        <w:t>TR</w:t>
      </w:r>
      <w:r w:rsidR="00BB5948" w:rsidRPr="006A48A0">
        <w:rPr>
          <w:rFonts w:ascii="Times New Roman" w:hAnsi="Times New Roman" w:cs="Arial" w:hint="eastAsia"/>
        </w:rPr>
        <w:t>）＝</w:t>
      </w:r>
      <w:r w:rsidR="00BB5948" w:rsidRPr="006A48A0">
        <w:rPr>
          <w:rFonts w:ascii="Times New Roman" w:hAnsi="Times New Roman" w:cs="Arial"/>
        </w:rPr>
        <w:t>1780ms</w:t>
      </w:r>
      <w:r w:rsidR="00BB5948" w:rsidRPr="006A48A0">
        <w:rPr>
          <w:rFonts w:ascii="Times New Roman" w:hAnsi="Times New Roman" w:cs="Arial" w:hint="eastAsia"/>
        </w:rPr>
        <w:t>，回波时间（</w:t>
      </w:r>
      <w:r w:rsidR="00BB5948" w:rsidRPr="006A48A0">
        <w:rPr>
          <w:rFonts w:ascii="Times New Roman" w:hAnsi="Times New Roman" w:cs="Arial"/>
        </w:rPr>
        <w:t>echo time</w:t>
      </w:r>
      <w:r w:rsidR="00BB5948" w:rsidRPr="006A48A0">
        <w:rPr>
          <w:rFonts w:ascii="Times New Roman" w:hAnsi="Times New Roman" w:cs="Arial" w:hint="eastAsia"/>
        </w:rPr>
        <w:t>，</w:t>
      </w:r>
      <w:r w:rsidR="00BB5948" w:rsidRPr="006A48A0">
        <w:rPr>
          <w:rFonts w:ascii="Times New Roman" w:hAnsi="Times New Roman" w:cs="Arial"/>
        </w:rPr>
        <w:t>TE</w:t>
      </w:r>
      <w:r w:rsidR="00BB5948" w:rsidRPr="006A48A0">
        <w:rPr>
          <w:rFonts w:ascii="Times New Roman" w:hAnsi="Times New Roman" w:cs="Arial" w:hint="eastAsia"/>
        </w:rPr>
        <w:t>）＝</w:t>
      </w:r>
      <w:r w:rsidR="00BB5948" w:rsidRPr="006A48A0">
        <w:rPr>
          <w:rFonts w:ascii="Times New Roman" w:hAnsi="Times New Roman" w:cs="Arial"/>
        </w:rPr>
        <w:t>20ms</w:t>
      </w:r>
      <w:r w:rsidR="00BB5948" w:rsidRPr="006A48A0">
        <w:rPr>
          <w:rFonts w:ascii="Times New Roman" w:hAnsi="Times New Roman" w:cs="Arial" w:hint="eastAsia"/>
        </w:rPr>
        <w:t>，反转时间（</w:t>
      </w:r>
      <w:r w:rsidR="00BB5948" w:rsidRPr="006A48A0">
        <w:rPr>
          <w:rFonts w:ascii="Times New Roman" w:hAnsi="Times New Roman" w:cs="Arial"/>
        </w:rPr>
        <w:t>inversion time</w:t>
      </w:r>
      <w:r w:rsidR="00BB5948" w:rsidRPr="006A48A0">
        <w:rPr>
          <w:rFonts w:ascii="Times New Roman" w:hAnsi="Times New Roman" w:cs="Arial" w:hint="eastAsia"/>
        </w:rPr>
        <w:t>，</w:t>
      </w:r>
      <w:r w:rsidR="00BB5948" w:rsidRPr="006A48A0">
        <w:rPr>
          <w:rFonts w:ascii="Times New Roman" w:hAnsi="Times New Roman" w:cs="Arial"/>
        </w:rPr>
        <w:t>TI</w:t>
      </w:r>
      <w:r w:rsidR="00BB5948" w:rsidRPr="006A48A0">
        <w:rPr>
          <w:rFonts w:ascii="Times New Roman" w:hAnsi="Times New Roman" w:cs="Arial" w:hint="eastAsia"/>
        </w:rPr>
        <w:t>）＝</w:t>
      </w:r>
      <w:r w:rsidR="00BB5948" w:rsidRPr="006A48A0">
        <w:rPr>
          <w:rFonts w:ascii="Times New Roman" w:hAnsi="Times New Roman" w:cs="Arial"/>
        </w:rPr>
        <w:t>860ms</w:t>
      </w:r>
      <w:r w:rsidR="00BB5948" w:rsidRPr="006A48A0">
        <w:rPr>
          <w:rFonts w:ascii="Times New Roman" w:hAnsi="Times New Roman" w:cs="Arial" w:hint="eastAsia"/>
        </w:rPr>
        <w:t>，激励次数（</w:t>
      </w:r>
      <w:r w:rsidR="00BB5948" w:rsidRPr="006A48A0">
        <w:rPr>
          <w:rFonts w:ascii="Times New Roman" w:hAnsi="Times New Roman" w:cs="Arial"/>
        </w:rPr>
        <w:t>number of excitation</w:t>
      </w:r>
      <w:r w:rsidR="00BB5948" w:rsidRPr="006A48A0">
        <w:rPr>
          <w:rFonts w:ascii="Times New Roman" w:hAnsi="Times New Roman" w:cs="Arial" w:hint="eastAsia"/>
        </w:rPr>
        <w:t>，</w:t>
      </w:r>
      <w:r w:rsidR="00BB5948" w:rsidRPr="006A48A0">
        <w:rPr>
          <w:rFonts w:ascii="Times New Roman" w:hAnsi="Times New Roman" w:cs="Arial"/>
        </w:rPr>
        <w:t>NEX</w:t>
      </w:r>
      <w:r w:rsidR="00BB5948" w:rsidRPr="006A48A0">
        <w:rPr>
          <w:rFonts w:ascii="Times New Roman" w:hAnsi="Times New Roman" w:cs="Arial" w:hint="eastAsia"/>
        </w:rPr>
        <w:t>）＝</w:t>
      </w:r>
      <w:r w:rsidR="00BB5948" w:rsidRPr="006A48A0">
        <w:rPr>
          <w:rFonts w:ascii="Times New Roman" w:hAnsi="Times New Roman" w:cs="Arial"/>
        </w:rPr>
        <w:t>1</w:t>
      </w:r>
      <w:r w:rsidR="00BB5948" w:rsidRPr="006A48A0">
        <w:rPr>
          <w:rFonts w:ascii="Times New Roman" w:hAnsi="Times New Roman" w:cs="Arial" w:hint="eastAsia"/>
        </w:rPr>
        <w:t>，扫描时间</w:t>
      </w:r>
      <w:r w:rsidR="00BB5948" w:rsidRPr="006A48A0">
        <w:rPr>
          <w:rFonts w:ascii="Times New Roman" w:hAnsi="Times New Roman" w:cs="Arial"/>
        </w:rPr>
        <w:t>60s</w:t>
      </w:r>
      <w:r w:rsidR="00BB5948" w:rsidRPr="006A48A0">
        <w:rPr>
          <w:rFonts w:ascii="Times New Roman" w:hAnsi="Times New Roman" w:cs="Arial" w:hint="eastAsia"/>
        </w:rPr>
        <w:t>。</w:t>
      </w:r>
      <w:r w:rsidR="00BB5948" w:rsidRPr="006A48A0">
        <w:rPr>
          <w:rFonts w:ascii="Times New Roman" w:hAnsi="Times New Roman" w:cs="Arial"/>
        </w:rPr>
        <w:t>T2WI</w:t>
      </w:r>
      <w:r w:rsidR="00BB5948" w:rsidRPr="006A48A0">
        <w:rPr>
          <w:rFonts w:ascii="Times New Roman" w:hAnsi="Times New Roman" w:cs="Arial" w:hint="eastAsia"/>
        </w:rPr>
        <w:t>采用快速自旋回波序列，</w:t>
      </w:r>
      <w:r w:rsidR="00BB5948" w:rsidRPr="006A48A0">
        <w:rPr>
          <w:rFonts w:ascii="Times New Roman" w:hAnsi="Times New Roman" w:cs="Arial"/>
        </w:rPr>
        <w:t>TR/TE</w:t>
      </w:r>
      <w:r w:rsidR="00BB5948" w:rsidRPr="006A48A0">
        <w:rPr>
          <w:rFonts w:ascii="Times New Roman" w:hAnsi="Times New Roman" w:cs="Arial" w:hint="eastAsia"/>
        </w:rPr>
        <w:t>＝</w:t>
      </w:r>
      <w:r w:rsidR="00BB5948" w:rsidRPr="006A48A0">
        <w:rPr>
          <w:rFonts w:ascii="Times New Roman" w:hAnsi="Times New Roman" w:cs="Arial"/>
        </w:rPr>
        <w:t>3480ms/110ms</w:t>
      </w:r>
      <w:r w:rsidR="00BB5948" w:rsidRPr="006A48A0">
        <w:rPr>
          <w:rFonts w:ascii="Times New Roman" w:hAnsi="Times New Roman" w:cs="Arial" w:hint="eastAsia"/>
        </w:rPr>
        <w:t>，</w:t>
      </w:r>
      <w:r w:rsidR="00BB5948" w:rsidRPr="006A48A0">
        <w:rPr>
          <w:rFonts w:ascii="Times New Roman" w:hAnsi="Times New Roman" w:cs="Arial"/>
        </w:rPr>
        <w:t>NEX=1</w:t>
      </w:r>
      <w:r w:rsidR="00BB5948" w:rsidRPr="006A48A0">
        <w:rPr>
          <w:rFonts w:ascii="Times New Roman" w:hAnsi="Times New Roman" w:cs="Arial" w:hint="eastAsia"/>
        </w:rPr>
        <w:t>。</w:t>
      </w:r>
      <w:r w:rsidR="00BB5948" w:rsidRPr="006A48A0">
        <w:rPr>
          <w:rFonts w:ascii="Times New Roman" w:hAnsi="Times New Roman" w:cs="Arial"/>
        </w:rPr>
        <w:t>T2-FLAIR</w:t>
      </w:r>
      <w:r w:rsidR="00BB5948" w:rsidRPr="006A48A0">
        <w:rPr>
          <w:rFonts w:ascii="Times New Roman" w:hAnsi="Times New Roman" w:cs="Arial" w:hint="eastAsia"/>
        </w:rPr>
        <w:t>，</w:t>
      </w:r>
      <w:r w:rsidR="00BB5948" w:rsidRPr="006A48A0">
        <w:rPr>
          <w:rFonts w:ascii="Times New Roman" w:hAnsi="Times New Roman" w:cs="Arial"/>
        </w:rPr>
        <w:t>TR/TE</w:t>
      </w:r>
      <w:r w:rsidR="00BB5948" w:rsidRPr="006A48A0">
        <w:rPr>
          <w:rFonts w:ascii="Times New Roman" w:hAnsi="Times New Roman" w:cs="Arial" w:hint="eastAsia"/>
        </w:rPr>
        <w:t>＝</w:t>
      </w:r>
      <w:r w:rsidR="00BB5948" w:rsidRPr="006A48A0">
        <w:rPr>
          <w:rFonts w:ascii="Times New Roman" w:hAnsi="Times New Roman" w:cs="Arial"/>
        </w:rPr>
        <w:t>8600ms/120ms</w:t>
      </w:r>
      <w:r w:rsidR="00BB5948" w:rsidRPr="006A48A0">
        <w:rPr>
          <w:rFonts w:ascii="Times New Roman" w:hAnsi="Times New Roman" w:cs="Arial" w:hint="eastAsia"/>
        </w:rPr>
        <w:t>，</w:t>
      </w:r>
      <w:r w:rsidR="00BB5948" w:rsidRPr="006A48A0">
        <w:rPr>
          <w:rFonts w:ascii="Times New Roman" w:hAnsi="Times New Roman" w:cs="Arial"/>
        </w:rPr>
        <w:t>TI=2370ms</w:t>
      </w:r>
      <w:r w:rsidR="00BB5948" w:rsidRPr="006A48A0">
        <w:rPr>
          <w:rFonts w:ascii="Times New Roman" w:hAnsi="Times New Roman" w:cs="Arial" w:hint="eastAsia"/>
        </w:rPr>
        <w:t>，</w:t>
      </w:r>
      <w:r w:rsidR="00BB5948" w:rsidRPr="006A48A0">
        <w:rPr>
          <w:rFonts w:ascii="Times New Roman" w:hAnsi="Times New Roman" w:cs="Arial"/>
        </w:rPr>
        <w:t>NEX=1</w:t>
      </w:r>
      <w:r w:rsidR="00BB5948" w:rsidRPr="006A48A0">
        <w:rPr>
          <w:rFonts w:ascii="Times New Roman" w:hAnsi="Times New Roman" w:cs="Arial" w:hint="eastAsia"/>
        </w:rPr>
        <w:t>，扫描时间</w:t>
      </w:r>
      <w:r w:rsidR="00BB5948" w:rsidRPr="006A48A0">
        <w:rPr>
          <w:rFonts w:ascii="Times New Roman" w:hAnsi="Times New Roman" w:cs="Arial"/>
        </w:rPr>
        <w:t>96s</w:t>
      </w:r>
      <w:r w:rsidR="00BB5948" w:rsidRPr="006A48A0">
        <w:rPr>
          <w:rFonts w:ascii="Times New Roman" w:hAnsi="Times New Roman" w:cs="Arial" w:hint="eastAsia"/>
        </w:rPr>
        <w:t>。</w:t>
      </w:r>
      <w:r w:rsidR="00BB5948" w:rsidRPr="006A48A0">
        <w:rPr>
          <w:rFonts w:ascii="Times New Roman" w:hAnsi="Times New Roman" w:cs="Arial"/>
        </w:rPr>
        <w:t>DWI</w:t>
      </w:r>
      <w:r w:rsidR="00BB5948" w:rsidRPr="006A48A0">
        <w:rPr>
          <w:rFonts w:ascii="Times New Roman" w:hAnsi="Times New Roman" w:cs="Arial" w:hint="eastAsia"/>
        </w:rPr>
        <w:t>采用单次激发平面回波脉冲序列，</w:t>
      </w:r>
      <w:r w:rsidR="00BB5948" w:rsidRPr="006A48A0">
        <w:rPr>
          <w:rFonts w:ascii="Times New Roman" w:hAnsi="Times New Roman" w:cs="Arial"/>
        </w:rPr>
        <w:t>TR/TE</w:t>
      </w:r>
      <w:r w:rsidR="00BB5948" w:rsidRPr="006A48A0">
        <w:rPr>
          <w:rFonts w:ascii="Times New Roman" w:hAnsi="Times New Roman" w:cs="Arial" w:hint="eastAsia"/>
        </w:rPr>
        <w:t>＝</w:t>
      </w:r>
      <w:r w:rsidR="00BB5948" w:rsidRPr="006A48A0">
        <w:rPr>
          <w:rFonts w:ascii="Times New Roman" w:hAnsi="Times New Roman" w:cs="Arial"/>
        </w:rPr>
        <w:t>4800ms/74ms</w:t>
      </w:r>
      <w:r w:rsidR="00BB5948" w:rsidRPr="006A48A0">
        <w:rPr>
          <w:rFonts w:ascii="Times New Roman" w:hAnsi="Times New Roman" w:cs="Arial" w:hint="eastAsia"/>
        </w:rPr>
        <w:t>，</w:t>
      </w:r>
      <w:r w:rsidR="00BB5948" w:rsidRPr="006A48A0">
        <w:rPr>
          <w:rFonts w:ascii="Times New Roman" w:hAnsi="Times New Roman" w:cs="Arial"/>
        </w:rPr>
        <w:t>NEX=1</w:t>
      </w:r>
      <w:r w:rsidR="00BB5948" w:rsidRPr="006A48A0">
        <w:rPr>
          <w:rFonts w:ascii="Times New Roman" w:hAnsi="Times New Roman" w:cs="Arial" w:hint="eastAsia"/>
        </w:rPr>
        <w:t>，图像层次与常规扫描保持一致，分别在层面选择、相位编码、频率编码方向上施加弥散敏感梯度，弥散敏感系数（</w:t>
      </w:r>
      <w:r w:rsidR="00BB5948" w:rsidRPr="006A48A0">
        <w:rPr>
          <w:rFonts w:ascii="Times New Roman" w:hAnsi="Times New Roman" w:cs="Arial"/>
        </w:rPr>
        <w:t>b</w:t>
      </w:r>
      <w:r w:rsidR="00BB5948" w:rsidRPr="006A48A0">
        <w:rPr>
          <w:rFonts w:ascii="Times New Roman" w:hAnsi="Times New Roman" w:cs="Arial" w:hint="eastAsia"/>
        </w:rPr>
        <w:t>）值为</w:t>
      </w:r>
      <w:r w:rsidR="00BB5948" w:rsidRPr="006A48A0">
        <w:rPr>
          <w:rFonts w:ascii="Times New Roman" w:hAnsi="Times New Roman" w:cs="Arial"/>
        </w:rPr>
        <w:t>0</w:t>
      </w:r>
      <w:r w:rsidR="00BB5948" w:rsidRPr="006A48A0">
        <w:rPr>
          <w:rFonts w:ascii="Times New Roman" w:hAnsi="Times New Roman" w:cs="Arial" w:hint="eastAsia"/>
        </w:rPr>
        <w:t>～</w:t>
      </w:r>
      <w:r w:rsidR="00BB5948" w:rsidRPr="006A48A0">
        <w:rPr>
          <w:rFonts w:ascii="Times New Roman" w:hAnsi="Times New Roman" w:cs="Arial"/>
        </w:rPr>
        <w:t>1000s/mm2</w:t>
      </w:r>
      <w:r w:rsidR="00BB5948" w:rsidRPr="006A48A0">
        <w:rPr>
          <w:rFonts w:ascii="Times New Roman" w:hAnsi="Times New Roman" w:cs="Arial" w:hint="eastAsia"/>
        </w:rPr>
        <w:t>，扫描时间</w:t>
      </w:r>
      <w:r w:rsidR="00BB5948" w:rsidRPr="006A48A0">
        <w:rPr>
          <w:rFonts w:ascii="Times New Roman" w:hAnsi="Times New Roman" w:cs="Arial"/>
        </w:rPr>
        <w:t>19s</w:t>
      </w:r>
      <w:r w:rsidR="00BB5948" w:rsidRPr="006A48A0">
        <w:rPr>
          <w:rFonts w:ascii="Times New Roman" w:hAnsi="Times New Roman" w:cs="Arial" w:hint="eastAsia"/>
        </w:rPr>
        <w:t>，同时用脑功能成像软件做出表观弥散系数（</w:t>
      </w:r>
      <w:r w:rsidR="00BB5948" w:rsidRPr="006A48A0">
        <w:rPr>
          <w:rFonts w:ascii="Times New Roman" w:hAnsi="Times New Roman" w:cs="Arial"/>
        </w:rPr>
        <w:t>apparent diffusion coefficient</w:t>
      </w:r>
      <w:r w:rsidR="00BB5948" w:rsidRPr="006A48A0">
        <w:rPr>
          <w:rFonts w:ascii="Times New Roman" w:hAnsi="Times New Roman" w:cs="Arial" w:hint="eastAsia"/>
        </w:rPr>
        <w:t>，</w:t>
      </w:r>
      <w:r w:rsidR="00BB5948" w:rsidRPr="006A48A0">
        <w:rPr>
          <w:rFonts w:ascii="Times New Roman" w:hAnsi="Times New Roman" w:cs="Arial"/>
        </w:rPr>
        <w:t>ADC</w:t>
      </w:r>
      <w:r w:rsidR="00BB5948" w:rsidRPr="006A48A0">
        <w:rPr>
          <w:rFonts w:ascii="Times New Roman" w:hAnsi="Times New Roman" w:cs="Arial" w:hint="eastAsia"/>
        </w:rPr>
        <w:t>）图。视野（</w:t>
      </w:r>
      <w:r w:rsidR="00BB5948" w:rsidRPr="006A48A0">
        <w:rPr>
          <w:rFonts w:ascii="Times New Roman" w:hAnsi="Times New Roman" w:cs="Arial"/>
        </w:rPr>
        <w:t xml:space="preserve">field of </w:t>
      </w:r>
      <w:r w:rsidR="00BB5948" w:rsidRPr="006A48A0">
        <w:rPr>
          <w:rFonts w:ascii="Times New Roman" w:hAnsi="Times New Roman" w:cs="Arial"/>
        </w:rPr>
        <w:lastRenderedPageBreak/>
        <w:t>view</w:t>
      </w:r>
      <w:r w:rsidR="00BB5948" w:rsidRPr="006A48A0">
        <w:rPr>
          <w:rFonts w:ascii="Times New Roman" w:hAnsi="Times New Roman" w:cs="Arial" w:hint="eastAsia"/>
        </w:rPr>
        <w:t>，</w:t>
      </w:r>
      <w:r w:rsidR="00BB5948" w:rsidRPr="006A48A0">
        <w:rPr>
          <w:rFonts w:ascii="Times New Roman" w:hAnsi="Times New Roman" w:cs="Arial"/>
        </w:rPr>
        <w:t>FOV</w:t>
      </w:r>
      <w:r w:rsidR="00BB5948" w:rsidRPr="006A48A0">
        <w:rPr>
          <w:rFonts w:ascii="Times New Roman" w:hAnsi="Times New Roman" w:cs="Arial" w:hint="eastAsia"/>
        </w:rPr>
        <w:t>）</w:t>
      </w:r>
      <w:r w:rsidR="00BB5948" w:rsidRPr="006A48A0">
        <w:rPr>
          <w:rFonts w:ascii="Times New Roman" w:hAnsi="Times New Roman" w:cs="Arial"/>
        </w:rPr>
        <w:t>240×240mm</w:t>
      </w:r>
      <w:r w:rsidR="00BB5948" w:rsidRPr="006A48A0">
        <w:rPr>
          <w:rFonts w:ascii="Times New Roman" w:hAnsi="Times New Roman" w:cs="Arial" w:hint="eastAsia"/>
        </w:rPr>
        <w:t>，矩阵</w:t>
      </w:r>
      <w:r w:rsidR="00BB5948" w:rsidRPr="006A48A0">
        <w:rPr>
          <w:rFonts w:ascii="Times New Roman" w:hAnsi="Times New Roman" w:cs="Arial"/>
        </w:rPr>
        <w:t>256×256</w:t>
      </w:r>
      <w:r w:rsidR="00BB5948" w:rsidRPr="006A48A0">
        <w:rPr>
          <w:rFonts w:ascii="Times New Roman" w:hAnsi="Times New Roman" w:cs="Arial" w:hint="eastAsia"/>
        </w:rPr>
        <w:t>，横断面扫描范围从颅顶至枕骨大孔，层厚</w:t>
      </w:r>
      <w:r w:rsidR="00BB5948" w:rsidRPr="006A48A0">
        <w:rPr>
          <w:rFonts w:ascii="Times New Roman" w:hAnsi="Times New Roman" w:cs="Arial"/>
        </w:rPr>
        <w:t>6mm</w:t>
      </w:r>
      <w:r w:rsidR="00BB5948" w:rsidRPr="006A48A0">
        <w:rPr>
          <w:rFonts w:ascii="Times New Roman" w:hAnsi="Times New Roman" w:cs="Arial" w:hint="eastAsia"/>
        </w:rPr>
        <w:t>，间隔</w:t>
      </w:r>
      <w:r w:rsidR="00BB5948" w:rsidRPr="006A48A0">
        <w:rPr>
          <w:rFonts w:ascii="Times New Roman" w:hAnsi="Times New Roman" w:cs="Arial"/>
        </w:rPr>
        <w:t>2mm</w:t>
      </w:r>
      <w:r w:rsidR="00BB5948" w:rsidRPr="006A48A0">
        <w:rPr>
          <w:rFonts w:ascii="Times New Roman" w:hAnsi="Times New Roman" w:cs="Arial" w:hint="eastAsia"/>
        </w:rPr>
        <w:t>，层数</w:t>
      </w:r>
      <w:r w:rsidR="00BB5948" w:rsidRPr="006A48A0">
        <w:rPr>
          <w:rFonts w:ascii="Times New Roman" w:hAnsi="Times New Roman" w:cs="Arial"/>
        </w:rPr>
        <w:t>16</w:t>
      </w:r>
      <w:r w:rsidR="00BB5948" w:rsidRPr="006A48A0">
        <w:rPr>
          <w:rFonts w:ascii="Times New Roman" w:hAnsi="Times New Roman" w:cs="Arial" w:hint="eastAsia"/>
        </w:rPr>
        <w:t>层。</w:t>
      </w:r>
    </w:p>
    <w:p w14:paraId="19CB6432" w14:textId="77777777" w:rsidR="0071387B" w:rsidRPr="001D450F" w:rsidRDefault="0071387B" w:rsidP="006A48A0">
      <w:pPr>
        <w:pStyle w:val="10"/>
        <w:numPr>
          <w:ilvl w:val="0"/>
          <w:numId w:val="8"/>
        </w:numPr>
        <w:autoSpaceDE w:val="0"/>
        <w:autoSpaceDN w:val="0"/>
        <w:adjustRightInd w:val="0"/>
        <w:spacing w:line="400" w:lineRule="exact"/>
        <w:ind w:left="0" w:firstLineChars="0" w:firstLine="0"/>
        <w:rPr>
          <w:rFonts w:ascii="Times New Roman" w:hAnsi="Times New Roman"/>
        </w:rPr>
      </w:pPr>
      <w:r w:rsidRPr="006A48A0">
        <w:rPr>
          <w:rFonts w:ascii="Times New Roman" w:hAnsi="Times New Roman" w:cs="Arial"/>
        </w:rPr>
        <w:t>6.</w:t>
      </w:r>
      <w:r w:rsidR="00BB5948" w:rsidRPr="006A48A0">
        <w:rPr>
          <w:rFonts w:ascii="Times New Roman" w:hAnsi="Times New Roman" w:cs="Arial"/>
        </w:rPr>
        <w:t>PET/CT</w:t>
      </w:r>
      <w:r w:rsidR="00BB5948" w:rsidRPr="006A48A0">
        <w:rPr>
          <w:rFonts w:ascii="Times New Roman" w:hAnsi="Times New Roman" w:cs="Arial"/>
        </w:rPr>
        <w:t>的采集与重建</w:t>
      </w:r>
      <w:r w:rsidRPr="006A48A0">
        <w:rPr>
          <w:rFonts w:ascii="Times New Roman" w:hAnsi="Times New Roman" w:cs="Arial" w:hint="eastAsia"/>
        </w:rPr>
        <w:t>。</w:t>
      </w:r>
    </w:p>
    <w:p w14:paraId="2ACF9813" w14:textId="77777777" w:rsidR="00BB5948" w:rsidRPr="001D450F" w:rsidRDefault="0071387B" w:rsidP="0071387B">
      <w:pPr>
        <w:pStyle w:val="10"/>
        <w:autoSpaceDE w:val="0"/>
        <w:autoSpaceDN w:val="0"/>
        <w:adjustRightInd w:val="0"/>
        <w:spacing w:line="400" w:lineRule="exact"/>
        <w:ind w:firstLineChars="0" w:firstLine="0"/>
        <w:rPr>
          <w:rFonts w:ascii="Times New Roman" w:hAnsi="Times New Roman"/>
        </w:rPr>
      </w:pPr>
      <w:r w:rsidRPr="001D450F">
        <w:rPr>
          <w:rFonts w:ascii="Times New Roman" w:hAnsi="Times New Roman" w:hint="eastAsia"/>
        </w:rPr>
        <w:t>6.1</w:t>
      </w:r>
      <w:r w:rsidR="00BB5948" w:rsidRPr="001D450F">
        <w:rPr>
          <w:rFonts w:ascii="Times New Roman" w:hAnsi="Times New Roman"/>
        </w:rPr>
        <w:t xml:space="preserve"> </w:t>
      </w:r>
      <w:r w:rsidR="00BB5948" w:rsidRPr="001D450F">
        <w:rPr>
          <w:rFonts w:ascii="Times New Roman" w:hAnsi="Times New Roman" w:hint="eastAsia"/>
        </w:rPr>
        <w:t>采集</w:t>
      </w:r>
      <w:r w:rsidRPr="001D450F">
        <w:rPr>
          <w:rFonts w:ascii="Times New Roman" w:hAnsi="Times New Roman" w:hint="eastAsia"/>
        </w:rPr>
        <w:t>。</w:t>
      </w:r>
      <w:r w:rsidR="00BB5948" w:rsidRPr="001D450F">
        <w:rPr>
          <w:rFonts w:ascii="Times New Roman" w:hAnsi="Times New Roman" w:hint="eastAsia"/>
        </w:rPr>
        <w:t>检查仪器为德国</w:t>
      </w:r>
      <w:r w:rsidR="00BB5948" w:rsidRPr="001D450F">
        <w:rPr>
          <w:rFonts w:ascii="Times New Roman" w:hAnsi="Times New Roman"/>
        </w:rPr>
        <w:t>Siemens</w:t>
      </w:r>
      <w:r w:rsidR="00BB5948" w:rsidRPr="001D450F">
        <w:rPr>
          <w:rFonts w:ascii="Times New Roman" w:hAnsi="Times New Roman" w:hint="eastAsia"/>
        </w:rPr>
        <w:t>公司的</w:t>
      </w:r>
      <w:r w:rsidR="00BB5948" w:rsidRPr="001D450F">
        <w:rPr>
          <w:rFonts w:ascii="Times New Roman" w:hAnsi="Times New Roman"/>
        </w:rPr>
        <w:t>Biograph 64 PET/CT</w:t>
      </w:r>
      <w:r w:rsidR="00BB5948" w:rsidRPr="001D450F">
        <w:rPr>
          <w:rFonts w:ascii="Times New Roman" w:hAnsi="Times New Roman" w:hint="eastAsia"/>
        </w:rPr>
        <w:t>，采集程序为</w:t>
      </w:r>
      <w:r w:rsidR="00BB5948" w:rsidRPr="001D450F">
        <w:rPr>
          <w:rFonts w:ascii="Times New Roman" w:hAnsi="Times New Roman"/>
        </w:rPr>
        <w:t>syngo</w:t>
      </w:r>
      <w:r w:rsidR="00BB5948" w:rsidRPr="001D450F">
        <w:rPr>
          <w:rFonts w:ascii="Times New Roman" w:hAnsi="Times New Roman" w:hint="eastAsia"/>
        </w:rPr>
        <w:t>软件的</w:t>
      </w:r>
      <w:r w:rsidR="00BB5948" w:rsidRPr="001D450F">
        <w:rPr>
          <w:rFonts w:ascii="Times New Roman" w:hAnsi="Times New Roman"/>
        </w:rPr>
        <w:t>Examination</w:t>
      </w:r>
      <w:r w:rsidR="00BB5948" w:rsidRPr="001D450F">
        <w:rPr>
          <w:rFonts w:ascii="Times New Roman" w:hAnsi="Times New Roman" w:hint="eastAsia"/>
        </w:rPr>
        <w:t>程序。</w:t>
      </w:r>
    </w:p>
    <w:p w14:paraId="7909D66F" w14:textId="77777777" w:rsidR="00BB5948" w:rsidRPr="001D450F" w:rsidRDefault="00BB5948" w:rsidP="00BB5948">
      <w:pPr>
        <w:spacing w:line="400" w:lineRule="exact"/>
        <w:ind w:firstLineChars="200" w:firstLine="480"/>
        <w:rPr>
          <w:sz w:val="24"/>
        </w:rPr>
      </w:pPr>
      <w:r w:rsidRPr="001D450F">
        <w:rPr>
          <w:sz w:val="24"/>
        </w:rPr>
        <w:t>CT</w:t>
      </w:r>
      <w:r w:rsidRPr="001D450F">
        <w:rPr>
          <w:rFonts w:hint="eastAsia"/>
          <w:sz w:val="24"/>
        </w:rPr>
        <w:t>采集参数：采集</w:t>
      </w:r>
      <w:r w:rsidRPr="001D450F">
        <w:rPr>
          <w:sz w:val="24"/>
        </w:rPr>
        <w:t>CT</w:t>
      </w:r>
      <w:r w:rsidRPr="001D450F">
        <w:rPr>
          <w:rFonts w:hint="eastAsia"/>
          <w:sz w:val="24"/>
        </w:rPr>
        <w:t>前先以低剂量</w:t>
      </w:r>
      <w:r w:rsidRPr="001D450F">
        <w:rPr>
          <w:sz w:val="24"/>
        </w:rPr>
        <w:t>Topo</w:t>
      </w:r>
      <w:r w:rsidRPr="001D450F">
        <w:rPr>
          <w:rFonts w:hint="eastAsia"/>
          <w:sz w:val="24"/>
        </w:rPr>
        <w:t>相定位，具体参数为：电流</w:t>
      </w:r>
      <w:r w:rsidRPr="001D450F">
        <w:rPr>
          <w:sz w:val="24"/>
        </w:rPr>
        <w:t>35mA</w:t>
      </w:r>
      <w:r w:rsidRPr="001D450F">
        <w:rPr>
          <w:rFonts w:hint="eastAsia"/>
          <w:sz w:val="24"/>
        </w:rPr>
        <w:t>，电压</w:t>
      </w:r>
      <w:r w:rsidRPr="001D450F">
        <w:rPr>
          <w:sz w:val="24"/>
        </w:rPr>
        <w:t>120kV</w:t>
      </w:r>
      <w:r w:rsidRPr="001D450F">
        <w:rPr>
          <w:rFonts w:hint="eastAsia"/>
          <w:sz w:val="24"/>
        </w:rPr>
        <w:t>，时间</w:t>
      </w:r>
      <w:r w:rsidRPr="001D450F">
        <w:rPr>
          <w:sz w:val="24"/>
        </w:rPr>
        <w:t>2.8s</w:t>
      </w:r>
      <w:r w:rsidRPr="001D450F">
        <w:rPr>
          <w:rFonts w:hint="eastAsia"/>
          <w:sz w:val="24"/>
        </w:rPr>
        <w:t>。随后按指令移床并采集</w:t>
      </w:r>
      <w:r w:rsidRPr="001D450F">
        <w:rPr>
          <w:sz w:val="24"/>
        </w:rPr>
        <w:t>CT</w:t>
      </w:r>
      <w:r w:rsidRPr="001D450F">
        <w:rPr>
          <w:rFonts w:hint="eastAsia"/>
          <w:sz w:val="24"/>
        </w:rPr>
        <w:t>，具体参数为：电流</w:t>
      </w:r>
      <w:r w:rsidRPr="001D450F">
        <w:rPr>
          <w:sz w:val="24"/>
        </w:rPr>
        <w:t>380mAs</w:t>
      </w:r>
      <w:r w:rsidRPr="001D450F">
        <w:rPr>
          <w:rFonts w:hint="eastAsia"/>
          <w:sz w:val="24"/>
        </w:rPr>
        <w:t>，电压</w:t>
      </w:r>
      <w:r w:rsidRPr="001D450F">
        <w:rPr>
          <w:sz w:val="24"/>
        </w:rPr>
        <w:t>120kV</w:t>
      </w:r>
      <w:r w:rsidRPr="001D450F">
        <w:rPr>
          <w:rFonts w:hint="eastAsia"/>
          <w:sz w:val="24"/>
        </w:rPr>
        <w:t>，时间</w:t>
      </w:r>
      <w:r w:rsidRPr="001D450F">
        <w:rPr>
          <w:sz w:val="24"/>
        </w:rPr>
        <w:t>16.01s</w:t>
      </w:r>
      <w:r w:rsidRPr="001D450F">
        <w:rPr>
          <w:rFonts w:hint="eastAsia"/>
          <w:sz w:val="24"/>
        </w:rPr>
        <w:t>，层厚</w:t>
      </w:r>
      <w:r w:rsidRPr="001D450F">
        <w:rPr>
          <w:sz w:val="24"/>
        </w:rPr>
        <w:t>3.0mm</w:t>
      </w:r>
      <w:r w:rsidRPr="001D450F">
        <w:rPr>
          <w:rFonts w:hint="eastAsia"/>
          <w:sz w:val="24"/>
        </w:rPr>
        <w:t>，螺距</w:t>
      </w:r>
      <w:r w:rsidRPr="001D450F">
        <w:rPr>
          <w:sz w:val="24"/>
        </w:rPr>
        <w:t>0.8</w:t>
      </w:r>
      <w:r w:rsidRPr="001D450F">
        <w:rPr>
          <w:rFonts w:hint="eastAsia"/>
          <w:sz w:val="24"/>
        </w:rPr>
        <w:t>。</w:t>
      </w:r>
    </w:p>
    <w:p w14:paraId="09744FBF" w14:textId="77777777" w:rsidR="0071387B" w:rsidRPr="001D450F" w:rsidRDefault="00BB5948" w:rsidP="0071387B">
      <w:pPr>
        <w:spacing w:line="400" w:lineRule="exact"/>
        <w:ind w:firstLineChars="200" w:firstLine="480"/>
        <w:rPr>
          <w:sz w:val="24"/>
        </w:rPr>
      </w:pPr>
      <w:r w:rsidRPr="001D450F">
        <w:rPr>
          <w:sz w:val="24"/>
        </w:rPr>
        <w:t>PET</w:t>
      </w:r>
      <w:r w:rsidRPr="001D450F">
        <w:rPr>
          <w:rFonts w:hint="eastAsia"/>
          <w:sz w:val="24"/>
        </w:rPr>
        <w:t>采集参数：</w:t>
      </w:r>
      <w:r w:rsidRPr="001D450F">
        <w:rPr>
          <w:sz w:val="24"/>
        </w:rPr>
        <w:t>PET</w:t>
      </w:r>
      <w:r w:rsidRPr="001D450F">
        <w:rPr>
          <w:rFonts w:hint="eastAsia"/>
          <w:sz w:val="24"/>
        </w:rPr>
        <w:t>采集方式选择</w:t>
      </w:r>
      <w:r w:rsidRPr="001D450F">
        <w:rPr>
          <w:sz w:val="24"/>
        </w:rPr>
        <w:t>3D List mode</w:t>
      </w:r>
      <w:r w:rsidRPr="001D450F">
        <w:rPr>
          <w:rFonts w:hint="eastAsia"/>
          <w:sz w:val="24"/>
        </w:rPr>
        <w:t>采集，采集时间从注射即刻开始并持续</w:t>
      </w:r>
      <w:r w:rsidRPr="001D450F">
        <w:rPr>
          <w:sz w:val="24"/>
        </w:rPr>
        <w:t>60</w:t>
      </w:r>
      <w:r w:rsidRPr="001D450F">
        <w:rPr>
          <w:rFonts w:hint="eastAsia"/>
          <w:sz w:val="24"/>
        </w:rPr>
        <w:t>分钟，光子能窗选择</w:t>
      </w:r>
      <w:r w:rsidRPr="001D450F">
        <w:rPr>
          <w:sz w:val="24"/>
        </w:rPr>
        <w:t>435</w:t>
      </w:r>
      <w:r w:rsidRPr="001D450F">
        <w:rPr>
          <w:rFonts w:hint="eastAsia"/>
          <w:sz w:val="24"/>
        </w:rPr>
        <w:t>至</w:t>
      </w:r>
      <w:r w:rsidRPr="001D450F">
        <w:rPr>
          <w:sz w:val="24"/>
        </w:rPr>
        <w:t>650keV</w:t>
      </w:r>
      <w:r w:rsidRPr="001D450F">
        <w:rPr>
          <w:rFonts w:hint="eastAsia"/>
          <w:sz w:val="24"/>
        </w:rPr>
        <w:t>。记录正确的放射性核素（</w:t>
      </w:r>
      <w:r w:rsidRPr="001D450F">
        <w:rPr>
          <w:sz w:val="24"/>
          <w:vertAlign w:val="superscript"/>
        </w:rPr>
        <w:t>11</w:t>
      </w:r>
      <w:r w:rsidRPr="001D450F">
        <w:rPr>
          <w:sz w:val="24"/>
        </w:rPr>
        <w:t>C</w:t>
      </w:r>
      <w:r w:rsidRPr="001D450F">
        <w:rPr>
          <w:rFonts w:hint="eastAsia"/>
          <w:sz w:val="24"/>
        </w:rPr>
        <w:t>）、所标记的化合物（</w:t>
      </w:r>
      <w:r w:rsidRPr="001D450F">
        <w:rPr>
          <w:rFonts w:hint="eastAsia"/>
          <w:sz w:val="24"/>
        </w:rPr>
        <w:t>PIB</w:t>
      </w:r>
      <w:r w:rsidRPr="001D450F">
        <w:rPr>
          <w:rFonts w:hint="eastAsia"/>
          <w:sz w:val="24"/>
        </w:rPr>
        <w:t>）以及注射的具体日期和时间。</w:t>
      </w:r>
    </w:p>
    <w:p w14:paraId="4E2409C2" w14:textId="77777777" w:rsidR="00BB5948" w:rsidRPr="001D450F" w:rsidRDefault="0071387B" w:rsidP="0071387B">
      <w:pPr>
        <w:spacing w:line="400" w:lineRule="exact"/>
        <w:rPr>
          <w:sz w:val="24"/>
        </w:rPr>
      </w:pPr>
      <w:r w:rsidRPr="001D450F">
        <w:rPr>
          <w:rFonts w:hint="eastAsia"/>
          <w:sz w:val="24"/>
        </w:rPr>
        <w:t>6.</w:t>
      </w:r>
      <w:r w:rsidR="00BB5948" w:rsidRPr="001D450F">
        <w:rPr>
          <w:sz w:val="24"/>
        </w:rPr>
        <w:t xml:space="preserve">2 </w:t>
      </w:r>
      <w:r w:rsidR="00BB5948" w:rsidRPr="001D450F">
        <w:rPr>
          <w:rFonts w:hint="eastAsia"/>
          <w:sz w:val="24"/>
        </w:rPr>
        <w:t>重建</w:t>
      </w:r>
      <w:r w:rsidRPr="001D450F">
        <w:rPr>
          <w:rFonts w:hint="eastAsia"/>
          <w:sz w:val="24"/>
        </w:rPr>
        <w:t>。</w:t>
      </w:r>
      <w:r w:rsidR="00BB5948" w:rsidRPr="001D450F">
        <w:rPr>
          <w:sz w:val="24"/>
        </w:rPr>
        <w:t xml:space="preserve"> </w:t>
      </w:r>
    </w:p>
    <w:p w14:paraId="57973A3B" w14:textId="77777777" w:rsidR="00BB5948" w:rsidRPr="001D450F" w:rsidRDefault="00BB5948" w:rsidP="00BB5948">
      <w:pPr>
        <w:spacing w:line="400" w:lineRule="exact"/>
        <w:ind w:firstLine="420"/>
        <w:rPr>
          <w:sz w:val="24"/>
        </w:rPr>
      </w:pPr>
      <w:r w:rsidRPr="001D450F">
        <w:rPr>
          <w:rFonts w:hint="eastAsia"/>
          <w:sz w:val="24"/>
        </w:rPr>
        <w:t>重建工作站为</w:t>
      </w:r>
      <w:r w:rsidRPr="001D450F">
        <w:rPr>
          <w:sz w:val="24"/>
        </w:rPr>
        <w:t>Biograph 64 PET/CT</w:t>
      </w:r>
      <w:r w:rsidRPr="001D450F">
        <w:rPr>
          <w:rFonts w:hint="eastAsia"/>
          <w:sz w:val="24"/>
        </w:rPr>
        <w:t>配套工作站。</w:t>
      </w:r>
      <w:r w:rsidRPr="001D450F">
        <w:rPr>
          <w:sz w:val="24"/>
        </w:rPr>
        <w:t>CT</w:t>
      </w:r>
      <w:r w:rsidRPr="001D450F">
        <w:rPr>
          <w:rFonts w:hint="eastAsia"/>
          <w:sz w:val="24"/>
        </w:rPr>
        <w:t>重建为实时重建，</w:t>
      </w:r>
      <w:r w:rsidRPr="001D450F">
        <w:rPr>
          <w:sz w:val="24"/>
        </w:rPr>
        <w:t>PET</w:t>
      </w:r>
      <w:r w:rsidRPr="001D450F">
        <w:rPr>
          <w:rFonts w:hint="eastAsia"/>
          <w:sz w:val="24"/>
        </w:rPr>
        <w:t>重建程序选择</w:t>
      </w:r>
      <w:r w:rsidRPr="001D450F">
        <w:rPr>
          <w:sz w:val="24"/>
        </w:rPr>
        <w:t>syngo</w:t>
      </w:r>
      <w:r w:rsidRPr="001D450F">
        <w:rPr>
          <w:rFonts w:hint="eastAsia"/>
          <w:sz w:val="24"/>
        </w:rPr>
        <w:t>软件的</w:t>
      </w:r>
      <w:r w:rsidRPr="001D450F">
        <w:rPr>
          <w:sz w:val="24"/>
        </w:rPr>
        <w:t>LM Replay</w:t>
      </w:r>
      <w:r w:rsidRPr="001D450F">
        <w:rPr>
          <w:rFonts w:hint="eastAsia"/>
          <w:sz w:val="24"/>
        </w:rPr>
        <w:t>程序。</w:t>
      </w:r>
    </w:p>
    <w:p w14:paraId="5FA1D2B5" w14:textId="77777777" w:rsidR="00BB5948" w:rsidRPr="001D450F" w:rsidRDefault="00BB5948" w:rsidP="00BB5948">
      <w:pPr>
        <w:spacing w:line="400" w:lineRule="exact"/>
        <w:ind w:firstLineChars="200" w:firstLine="480"/>
        <w:rPr>
          <w:sz w:val="24"/>
        </w:rPr>
      </w:pPr>
      <w:r w:rsidRPr="001D450F">
        <w:rPr>
          <w:rFonts w:hint="eastAsia"/>
          <w:sz w:val="24"/>
        </w:rPr>
        <w:t>诊断</w:t>
      </w:r>
      <w:r w:rsidRPr="001D450F">
        <w:rPr>
          <w:sz w:val="24"/>
        </w:rPr>
        <w:t>CT</w:t>
      </w:r>
      <w:r w:rsidRPr="001D450F">
        <w:rPr>
          <w:rFonts w:hint="eastAsia"/>
          <w:sz w:val="24"/>
        </w:rPr>
        <w:t>重建参数：诊断</w:t>
      </w:r>
      <w:r w:rsidRPr="001D450F">
        <w:rPr>
          <w:sz w:val="24"/>
        </w:rPr>
        <w:t>CT</w:t>
      </w:r>
      <w:r w:rsidRPr="001D450F">
        <w:rPr>
          <w:rFonts w:hint="eastAsia"/>
          <w:sz w:val="24"/>
        </w:rPr>
        <w:t>用于解剖结构定位。重建参数具体如下：</w:t>
      </w:r>
      <w:r w:rsidRPr="001D450F">
        <w:rPr>
          <w:sz w:val="24"/>
        </w:rPr>
        <w:t>Slice 3.0mm</w:t>
      </w:r>
      <w:r w:rsidRPr="001D450F">
        <w:rPr>
          <w:rFonts w:hint="eastAsia"/>
          <w:sz w:val="24"/>
        </w:rPr>
        <w:t>，</w:t>
      </w:r>
      <w:r w:rsidRPr="001D450F">
        <w:rPr>
          <w:sz w:val="24"/>
        </w:rPr>
        <w:t>Kernel H19s PET very smooth</w:t>
      </w:r>
      <w:r w:rsidRPr="001D450F">
        <w:rPr>
          <w:rFonts w:hint="eastAsia"/>
          <w:sz w:val="24"/>
        </w:rPr>
        <w:t>，</w:t>
      </w:r>
      <w:r w:rsidRPr="001D450F">
        <w:rPr>
          <w:sz w:val="24"/>
        </w:rPr>
        <w:t xml:space="preserve">Window </w:t>
      </w:r>
      <w:r w:rsidRPr="001D450F">
        <w:rPr>
          <w:rFonts w:hint="eastAsia"/>
          <w:sz w:val="24"/>
        </w:rPr>
        <w:t>选择脑窗（窗宽</w:t>
      </w:r>
      <w:r w:rsidRPr="001D450F">
        <w:rPr>
          <w:sz w:val="24"/>
        </w:rPr>
        <w:t>80</w:t>
      </w:r>
      <w:r w:rsidRPr="001D450F">
        <w:rPr>
          <w:rFonts w:hint="eastAsia"/>
          <w:sz w:val="24"/>
        </w:rPr>
        <w:t>，窗位</w:t>
      </w:r>
      <w:r w:rsidRPr="001D450F">
        <w:rPr>
          <w:sz w:val="24"/>
        </w:rPr>
        <w:t>35</w:t>
      </w:r>
      <w:r w:rsidRPr="001D450F">
        <w:rPr>
          <w:rFonts w:hint="eastAsia"/>
          <w:sz w:val="24"/>
        </w:rPr>
        <w:t>），以</w:t>
      </w:r>
      <w:r w:rsidRPr="001D450F">
        <w:rPr>
          <w:sz w:val="24"/>
        </w:rPr>
        <w:t>Greyscale</w:t>
      </w:r>
      <w:r w:rsidRPr="001D450F">
        <w:rPr>
          <w:rFonts w:hint="eastAsia"/>
          <w:sz w:val="24"/>
        </w:rPr>
        <w:t>色阶呈现，</w:t>
      </w:r>
      <w:r w:rsidRPr="001D450F">
        <w:rPr>
          <w:sz w:val="24"/>
        </w:rPr>
        <w:t>FOV 300mm</w:t>
      </w:r>
      <w:r w:rsidRPr="001D450F">
        <w:rPr>
          <w:rFonts w:hint="eastAsia"/>
          <w:sz w:val="24"/>
        </w:rPr>
        <w:t>，以轴向重建方式重建。</w:t>
      </w:r>
    </w:p>
    <w:p w14:paraId="5E1D4B75" w14:textId="77777777" w:rsidR="00BB5948" w:rsidRPr="001D450F" w:rsidRDefault="00BB5948" w:rsidP="00BB5948">
      <w:pPr>
        <w:spacing w:line="400" w:lineRule="exact"/>
        <w:ind w:firstLineChars="200" w:firstLine="480"/>
        <w:rPr>
          <w:sz w:val="24"/>
        </w:rPr>
      </w:pPr>
      <w:r w:rsidRPr="001D450F">
        <w:rPr>
          <w:rFonts w:hint="eastAsia"/>
          <w:sz w:val="24"/>
        </w:rPr>
        <w:t>衰减矫正</w:t>
      </w:r>
      <w:r w:rsidRPr="001D450F">
        <w:rPr>
          <w:sz w:val="24"/>
        </w:rPr>
        <w:t>CT</w:t>
      </w:r>
      <w:r w:rsidRPr="001D450F">
        <w:rPr>
          <w:rFonts w:hint="eastAsia"/>
          <w:sz w:val="24"/>
        </w:rPr>
        <w:t>重建参数：衰减矫正</w:t>
      </w:r>
      <w:r w:rsidRPr="001D450F">
        <w:rPr>
          <w:sz w:val="24"/>
        </w:rPr>
        <w:t>CT</w:t>
      </w:r>
      <w:r w:rsidRPr="001D450F">
        <w:rPr>
          <w:rFonts w:hint="eastAsia"/>
          <w:sz w:val="24"/>
        </w:rPr>
        <w:t>用于</w:t>
      </w:r>
      <w:r w:rsidRPr="001D450F">
        <w:rPr>
          <w:sz w:val="24"/>
        </w:rPr>
        <w:t>PET</w:t>
      </w:r>
      <w:r w:rsidRPr="001D450F">
        <w:rPr>
          <w:rFonts w:hint="eastAsia"/>
          <w:sz w:val="24"/>
        </w:rPr>
        <w:t>重建的衰减矫正。重建参数具体如下：</w:t>
      </w:r>
      <w:r w:rsidRPr="001D450F">
        <w:rPr>
          <w:sz w:val="24"/>
        </w:rPr>
        <w:t>Slice 3.0mm</w:t>
      </w:r>
      <w:r w:rsidRPr="001D450F">
        <w:rPr>
          <w:rFonts w:hint="eastAsia"/>
          <w:sz w:val="24"/>
        </w:rPr>
        <w:t>，</w:t>
      </w:r>
      <w:r w:rsidRPr="001D450F">
        <w:rPr>
          <w:sz w:val="24"/>
        </w:rPr>
        <w:t>Kernel H31s PET medium smooth+</w:t>
      </w:r>
      <w:r w:rsidRPr="001D450F">
        <w:rPr>
          <w:rFonts w:hint="eastAsia"/>
          <w:sz w:val="24"/>
        </w:rPr>
        <w:t>，</w:t>
      </w:r>
      <w:r w:rsidRPr="001D450F">
        <w:rPr>
          <w:sz w:val="24"/>
        </w:rPr>
        <w:t xml:space="preserve">Window </w:t>
      </w:r>
      <w:r w:rsidRPr="001D450F">
        <w:rPr>
          <w:rFonts w:hint="eastAsia"/>
          <w:sz w:val="24"/>
        </w:rPr>
        <w:t>选择脑窗（窗宽</w:t>
      </w:r>
      <w:r w:rsidRPr="001D450F">
        <w:rPr>
          <w:sz w:val="24"/>
        </w:rPr>
        <w:t>80</w:t>
      </w:r>
      <w:r w:rsidRPr="001D450F">
        <w:rPr>
          <w:rFonts w:hint="eastAsia"/>
          <w:sz w:val="24"/>
        </w:rPr>
        <w:t>，窗位</w:t>
      </w:r>
      <w:r w:rsidRPr="001D450F">
        <w:rPr>
          <w:sz w:val="24"/>
        </w:rPr>
        <w:t>35</w:t>
      </w:r>
      <w:r w:rsidRPr="001D450F">
        <w:rPr>
          <w:rFonts w:hint="eastAsia"/>
          <w:sz w:val="24"/>
        </w:rPr>
        <w:t>）</w:t>
      </w:r>
      <w:r w:rsidRPr="001D450F">
        <w:rPr>
          <w:sz w:val="24"/>
        </w:rPr>
        <w:t xml:space="preserve"> FOV 250mm</w:t>
      </w:r>
      <w:r w:rsidRPr="001D450F">
        <w:rPr>
          <w:rFonts w:hint="eastAsia"/>
          <w:sz w:val="24"/>
        </w:rPr>
        <w:t>，以轴向重建方式重建。</w:t>
      </w:r>
    </w:p>
    <w:p w14:paraId="24E4C250" w14:textId="77777777" w:rsidR="0071387B" w:rsidRPr="001D450F" w:rsidRDefault="00BB5948" w:rsidP="0071387B">
      <w:pPr>
        <w:spacing w:line="400" w:lineRule="exact"/>
        <w:ind w:firstLineChars="200" w:firstLine="480"/>
        <w:rPr>
          <w:sz w:val="24"/>
        </w:rPr>
      </w:pPr>
      <w:r w:rsidRPr="001D450F">
        <w:rPr>
          <w:sz w:val="24"/>
        </w:rPr>
        <w:t>PET</w:t>
      </w:r>
      <w:r w:rsidRPr="001D450F">
        <w:rPr>
          <w:rFonts w:hint="eastAsia"/>
          <w:sz w:val="24"/>
        </w:rPr>
        <w:t>重建参数：采用衰减矫正</w:t>
      </w:r>
      <w:r w:rsidRPr="001D450F">
        <w:rPr>
          <w:sz w:val="24"/>
        </w:rPr>
        <w:t>CT</w:t>
      </w:r>
      <w:r w:rsidRPr="001D450F">
        <w:rPr>
          <w:rFonts w:hint="eastAsia"/>
          <w:sz w:val="24"/>
        </w:rPr>
        <w:t>进行衰减矫正，以滤波反投影（</w:t>
      </w:r>
      <w:r w:rsidRPr="001D450F">
        <w:rPr>
          <w:sz w:val="24"/>
        </w:rPr>
        <w:t>Filter back projection</w:t>
      </w:r>
      <w:r w:rsidRPr="001D450F">
        <w:rPr>
          <w:rFonts w:hint="eastAsia"/>
          <w:sz w:val="24"/>
        </w:rPr>
        <w:t>，</w:t>
      </w:r>
      <w:r w:rsidRPr="001D450F">
        <w:rPr>
          <w:sz w:val="24"/>
        </w:rPr>
        <w:t>FBP</w:t>
      </w:r>
      <w:r w:rsidRPr="001D450F">
        <w:rPr>
          <w:rFonts w:hint="eastAsia"/>
          <w:sz w:val="24"/>
        </w:rPr>
        <w:t>）法进行重建（</w:t>
      </w:r>
      <w:r w:rsidRPr="001D450F">
        <w:rPr>
          <w:sz w:val="24"/>
        </w:rPr>
        <w:t>256</w:t>
      </w:r>
      <w:r w:rsidRPr="001D450F">
        <w:rPr>
          <w:rFonts w:hint="eastAsia"/>
          <w:sz w:val="24"/>
        </w:rPr>
        <w:t>像素，</w:t>
      </w:r>
      <w:r w:rsidRPr="001D450F">
        <w:rPr>
          <w:sz w:val="24"/>
        </w:rPr>
        <w:t>FWHM=6mm</w:t>
      </w:r>
      <w:r w:rsidRPr="001D450F">
        <w:rPr>
          <w:rFonts w:hint="eastAsia"/>
          <w:sz w:val="24"/>
        </w:rPr>
        <w:t>，像素大小</w:t>
      </w:r>
      <w:r w:rsidRPr="001D450F">
        <w:rPr>
          <w:sz w:val="24"/>
        </w:rPr>
        <w:t>1.3384mm</w:t>
      </w:r>
      <w:r w:rsidRPr="001D450F">
        <w:rPr>
          <w:rFonts w:hint="eastAsia"/>
          <w:sz w:val="24"/>
        </w:rPr>
        <w:t>）。静态重建选取第</w:t>
      </w:r>
      <w:r w:rsidRPr="001D450F">
        <w:rPr>
          <w:sz w:val="24"/>
        </w:rPr>
        <w:t>30</w:t>
      </w:r>
      <w:r w:rsidRPr="001D450F">
        <w:rPr>
          <w:rFonts w:hint="eastAsia"/>
          <w:sz w:val="24"/>
        </w:rPr>
        <w:t>至</w:t>
      </w:r>
      <w:r w:rsidRPr="001D450F">
        <w:rPr>
          <w:sz w:val="24"/>
        </w:rPr>
        <w:t>40</w:t>
      </w:r>
      <w:r w:rsidRPr="001D450F">
        <w:rPr>
          <w:rFonts w:hint="eastAsia"/>
          <w:sz w:val="24"/>
        </w:rPr>
        <w:t>分钟数据，以</w:t>
      </w:r>
      <w:r w:rsidRPr="001D450F">
        <w:rPr>
          <w:sz w:val="24"/>
        </w:rPr>
        <w:t>Spectrum</w:t>
      </w:r>
      <w:r w:rsidRPr="001D450F">
        <w:rPr>
          <w:rFonts w:hint="eastAsia"/>
          <w:sz w:val="24"/>
        </w:rPr>
        <w:t>色阶呈现。</w:t>
      </w:r>
    </w:p>
    <w:p w14:paraId="76FF45BC" w14:textId="77777777" w:rsidR="00BB5948" w:rsidRPr="001D450F" w:rsidRDefault="0071387B" w:rsidP="0071387B">
      <w:pPr>
        <w:spacing w:line="400" w:lineRule="exact"/>
        <w:rPr>
          <w:sz w:val="24"/>
        </w:rPr>
      </w:pPr>
      <w:r w:rsidRPr="001D450F">
        <w:rPr>
          <w:rFonts w:hint="eastAsia"/>
          <w:sz w:val="24"/>
        </w:rPr>
        <w:t xml:space="preserve">7. </w:t>
      </w:r>
      <w:r w:rsidR="00BB5948" w:rsidRPr="001D450F">
        <w:rPr>
          <w:sz w:val="24"/>
        </w:rPr>
        <w:t>PET</w:t>
      </w:r>
      <w:r w:rsidR="00BB5948" w:rsidRPr="001D450F">
        <w:rPr>
          <w:rFonts w:hint="eastAsia"/>
          <w:sz w:val="24"/>
        </w:rPr>
        <w:t>图像重建后处理分析</w:t>
      </w:r>
      <w:r w:rsidRPr="001D450F">
        <w:rPr>
          <w:rFonts w:hint="eastAsia"/>
          <w:sz w:val="24"/>
        </w:rPr>
        <w:t>。</w:t>
      </w:r>
      <w:r w:rsidR="00BB5948" w:rsidRPr="001D450F">
        <w:rPr>
          <w:rFonts w:cs="Songti SC Regular" w:hint="eastAsia"/>
          <w:kern w:val="0"/>
          <w:sz w:val="24"/>
          <w:szCs w:val="28"/>
        </w:rPr>
        <w:t>重建后处理分析采用瑞士</w:t>
      </w:r>
      <w:r w:rsidR="00BB5948" w:rsidRPr="001D450F">
        <w:rPr>
          <w:rFonts w:cs="Arial"/>
          <w:kern w:val="0"/>
          <w:sz w:val="24"/>
          <w:szCs w:val="28"/>
        </w:rPr>
        <w:t>PMOD</w:t>
      </w:r>
      <w:r w:rsidR="00BB5948" w:rsidRPr="001D450F">
        <w:rPr>
          <w:rFonts w:cs="Songti SC Regular" w:hint="eastAsia"/>
          <w:kern w:val="0"/>
          <w:sz w:val="24"/>
          <w:szCs w:val="28"/>
        </w:rPr>
        <w:t>公司</w:t>
      </w:r>
      <w:r w:rsidR="00BB5948" w:rsidRPr="001D450F">
        <w:rPr>
          <w:rFonts w:cs="Arial"/>
          <w:kern w:val="0"/>
          <w:sz w:val="24"/>
          <w:szCs w:val="28"/>
        </w:rPr>
        <w:t>PMOD 3.4</w:t>
      </w:r>
      <w:r w:rsidR="00BB5948" w:rsidRPr="001D450F">
        <w:rPr>
          <w:rFonts w:cs="Songti SC Regular" w:hint="eastAsia"/>
          <w:kern w:val="0"/>
          <w:sz w:val="24"/>
          <w:szCs w:val="28"/>
        </w:rPr>
        <w:t>软件</w:t>
      </w:r>
      <w:r w:rsidR="00BB5948" w:rsidRPr="001D450F">
        <w:rPr>
          <w:rFonts w:cs="Arial"/>
          <w:kern w:val="0"/>
          <w:sz w:val="24"/>
          <w:szCs w:val="28"/>
        </w:rPr>
        <w:t>PNEURO</w:t>
      </w:r>
      <w:r w:rsidR="00BB5948" w:rsidRPr="001D450F">
        <w:rPr>
          <w:rFonts w:cs="Songti SC Regular" w:hint="eastAsia"/>
          <w:kern w:val="0"/>
          <w:sz w:val="24"/>
          <w:szCs w:val="28"/>
        </w:rPr>
        <w:t>模块进行。</w:t>
      </w:r>
    </w:p>
    <w:p w14:paraId="3A2332DC" w14:textId="77777777" w:rsidR="00BB5948" w:rsidRPr="001D450F" w:rsidRDefault="00BB5948" w:rsidP="00BB5948">
      <w:pPr>
        <w:pStyle w:val="10"/>
        <w:numPr>
          <w:ilvl w:val="0"/>
          <w:numId w:val="9"/>
        </w:numPr>
        <w:autoSpaceDE w:val="0"/>
        <w:autoSpaceDN w:val="0"/>
        <w:adjustRightInd w:val="0"/>
        <w:spacing w:line="400" w:lineRule="exact"/>
        <w:ind w:left="0" w:firstLineChars="0" w:firstLine="0"/>
        <w:rPr>
          <w:rFonts w:ascii="Times New Roman" w:hAnsi="Times New Roman" w:cs="Arial"/>
          <w:szCs w:val="28"/>
        </w:rPr>
      </w:pPr>
      <w:r w:rsidRPr="001D450F">
        <w:rPr>
          <w:rFonts w:ascii="Times New Roman" w:hAnsi="Times New Roman" w:cs="Songti SC Regular" w:hint="eastAsia"/>
          <w:szCs w:val="28"/>
        </w:rPr>
        <w:t>在</w:t>
      </w:r>
      <w:r w:rsidRPr="001D450F">
        <w:rPr>
          <w:rFonts w:ascii="Times New Roman" w:hAnsi="Times New Roman" w:cs="Arial"/>
          <w:szCs w:val="28"/>
        </w:rPr>
        <w:t>PNEURO</w:t>
      </w:r>
      <w:r w:rsidRPr="001D450F">
        <w:rPr>
          <w:rFonts w:ascii="Times New Roman" w:hAnsi="Times New Roman" w:cs="Songti SC Regular" w:hint="eastAsia"/>
          <w:szCs w:val="28"/>
        </w:rPr>
        <w:t>模块中先后载入患者的</w:t>
      </w:r>
      <w:r w:rsidRPr="001D450F">
        <w:rPr>
          <w:rFonts w:ascii="Times New Roman" w:hAnsi="Times New Roman" w:cs="Arial"/>
          <w:szCs w:val="28"/>
        </w:rPr>
        <w:t>T1</w:t>
      </w:r>
      <w:r w:rsidRPr="001D450F">
        <w:rPr>
          <w:rFonts w:ascii="Times New Roman" w:hAnsi="Times New Roman" w:cs="Songti SC Regular" w:hint="eastAsia"/>
          <w:szCs w:val="28"/>
        </w:rPr>
        <w:t>加权相</w:t>
      </w:r>
      <w:r w:rsidRPr="001D450F">
        <w:rPr>
          <w:rFonts w:ascii="Times New Roman" w:hAnsi="Times New Roman" w:cs="Arial"/>
          <w:szCs w:val="28"/>
        </w:rPr>
        <w:t>MRI</w:t>
      </w:r>
      <w:r w:rsidRPr="001D450F">
        <w:rPr>
          <w:rFonts w:ascii="Times New Roman" w:hAnsi="Times New Roman" w:cs="Songti SC Regular" w:hint="eastAsia"/>
          <w:szCs w:val="28"/>
        </w:rPr>
        <w:t>图像和</w:t>
      </w:r>
      <w:r w:rsidRPr="001D450F">
        <w:rPr>
          <w:rFonts w:ascii="Times New Roman" w:hAnsi="Times New Roman" w:cs="Arial"/>
          <w:szCs w:val="28"/>
        </w:rPr>
        <w:t>PIB PET</w:t>
      </w:r>
      <w:r w:rsidRPr="001D450F">
        <w:rPr>
          <w:rFonts w:ascii="Times New Roman" w:hAnsi="Times New Roman" w:cs="Songti SC Regular" w:hint="eastAsia"/>
          <w:szCs w:val="28"/>
        </w:rPr>
        <w:t>图像，使用</w:t>
      </w:r>
      <w:r w:rsidRPr="001D450F">
        <w:rPr>
          <w:rFonts w:ascii="Times New Roman" w:hAnsi="Times New Roman" w:cs="Arial"/>
          <w:szCs w:val="28"/>
        </w:rPr>
        <w:t>Crop</w:t>
      </w:r>
      <w:r w:rsidRPr="001D450F">
        <w:rPr>
          <w:rFonts w:ascii="Times New Roman" w:hAnsi="Times New Roman" w:cs="Songti SC Regular" w:hint="eastAsia"/>
          <w:szCs w:val="28"/>
        </w:rPr>
        <w:t>功能对图像进行适当裁剪；</w:t>
      </w:r>
    </w:p>
    <w:p w14:paraId="7362FB9C" w14:textId="77777777" w:rsidR="00BB5948" w:rsidRPr="001D450F" w:rsidRDefault="00BB5948" w:rsidP="00BB5948">
      <w:pPr>
        <w:pStyle w:val="10"/>
        <w:numPr>
          <w:ilvl w:val="0"/>
          <w:numId w:val="9"/>
        </w:numPr>
        <w:autoSpaceDE w:val="0"/>
        <w:autoSpaceDN w:val="0"/>
        <w:adjustRightInd w:val="0"/>
        <w:spacing w:line="400" w:lineRule="exact"/>
        <w:ind w:left="0" w:firstLineChars="0" w:firstLine="0"/>
        <w:rPr>
          <w:rFonts w:ascii="Times New Roman" w:hAnsi="Times New Roman" w:cs="Arial"/>
          <w:szCs w:val="28"/>
        </w:rPr>
      </w:pPr>
      <w:r w:rsidRPr="001D450F">
        <w:rPr>
          <w:rFonts w:ascii="Times New Roman" w:hAnsi="Times New Roman" w:cs="Songti SC Regular" w:hint="eastAsia"/>
          <w:szCs w:val="28"/>
        </w:rPr>
        <w:t>将裁剪后的</w:t>
      </w:r>
      <w:r w:rsidRPr="001D450F">
        <w:rPr>
          <w:rFonts w:ascii="Times New Roman" w:hAnsi="Times New Roman" w:cs="Arial"/>
          <w:szCs w:val="28"/>
        </w:rPr>
        <w:t>MRI</w:t>
      </w:r>
      <w:r w:rsidRPr="001D450F">
        <w:rPr>
          <w:rFonts w:ascii="Times New Roman" w:hAnsi="Times New Roman" w:cs="Songti SC Regular" w:hint="eastAsia"/>
          <w:szCs w:val="28"/>
        </w:rPr>
        <w:t>和</w:t>
      </w:r>
      <w:r w:rsidRPr="001D450F">
        <w:rPr>
          <w:rFonts w:ascii="Times New Roman" w:hAnsi="Times New Roman" w:cs="Arial"/>
          <w:szCs w:val="28"/>
        </w:rPr>
        <w:t>PET</w:t>
      </w:r>
      <w:r w:rsidRPr="001D450F">
        <w:rPr>
          <w:rFonts w:ascii="Times New Roman" w:hAnsi="Times New Roman" w:cs="Songti SC Regular" w:hint="eastAsia"/>
          <w:szCs w:val="28"/>
        </w:rPr>
        <w:t>图像以默认参数进行刚性配准；</w:t>
      </w:r>
    </w:p>
    <w:p w14:paraId="375B79C5" w14:textId="77777777" w:rsidR="00BB5948" w:rsidRPr="001D450F" w:rsidRDefault="00BB5948" w:rsidP="00BB5948">
      <w:pPr>
        <w:pStyle w:val="10"/>
        <w:numPr>
          <w:ilvl w:val="0"/>
          <w:numId w:val="9"/>
        </w:numPr>
        <w:autoSpaceDE w:val="0"/>
        <w:autoSpaceDN w:val="0"/>
        <w:adjustRightInd w:val="0"/>
        <w:spacing w:line="400" w:lineRule="exact"/>
        <w:ind w:left="0" w:firstLineChars="0" w:firstLine="0"/>
        <w:rPr>
          <w:rFonts w:ascii="Times New Roman" w:hAnsi="Times New Roman" w:cs="Arial"/>
          <w:szCs w:val="28"/>
        </w:rPr>
      </w:pPr>
      <w:r w:rsidRPr="001D450F">
        <w:rPr>
          <w:rFonts w:ascii="Times New Roman" w:hAnsi="Times New Roman" w:cs="Songti SC Regular" w:hint="eastAsia"/>
          <w:szCs w:val="28"/>
        </w:rPr>
        <w:t>将患者</w:t>
      </w:r>
      <w:r w:rsidRPr="001D450F">
        <w:rPr>
          <w:rFonts w:ascii="Times New Roman" w:hAnsi="Times New Roman" w:cs="Arial"/>
          <w:szCs w:val="28"/>
        </w:rPr>
        <w:t>MRI</w:t>
      </w:r>
      <w:r w:rsidRPr="001D450F">
        <w:rPr>
          <w:rFonts w:ascii="Times New Roman" w:hAnsi="Times New Roman" w:cs="Songti SC Regular" w:hint="eastAsia"/>
          <w:szCs w:val="28"/>
        </w:rPr>
        <w:t>图像以</w:t>
      </w:r>
      <w:r w:rsidRPr="001D450F">
        <w:rPr>
          <w:rFonts w:ascii="Times New Roman" w:hAnsi="Times New Roman" w:cs="Arial"/>
          <w:szCs w:val="28"/>
        </w:rPr>
        <w:t>MNI</w:t>
      </w:r>
      <w:r w:rsidRPr="001D450F">
        <w:rPr>
          <w:rFonts w:ascii="Times New Roman" w:hAnsi="Times New Roman" w:cs="Songti SC Regular" w:hint="eastAsia"/>
          <w:szCs w:val="28"/>
        </w:rPr>
        <w:t>空间为模板进行标准化变换；</w:t>
      </w:r>
    </w:p>
    <w:p w14:paraId="4B5B5C33" w14:textId="77777777" w:rsidR="00BB5948" w:rsidRPr="001D450F" w:rsidRDefault="00BB5948" w:rsidP="00BB5948">
      <w:pPr>
        <w:pStyle w:val="10"/>
        <w:numPr>
          <w:ilvl w:val="0"/>
          <w:numId w:val="9"/>
        </w:numPr>
        <w:autoSpaceDE w:val="0"/>
        <w:autoSpaceDN w:val="0"/>
        <w:adjustRightInd w:val="0"/>
        <w:spacing w:line="400" w:lineRule="exact"/>
        <w:ind w:left="0" w:firstLineChars="0" w:firstLine="0"/>
        <w:rPr>
          <w:rFonts w:ascii="Times New Roman" w:hAnsi="Times New Roman" w:cs="Arial"/>
          <w:szCs w:val="28"/>
        </w:rPr>
      </w:pPr>
      <w:r w:rsidRPr="001D450F">
        <w:rPr>
          <w:rFonts w:ascii="Times New Roman" w:hAnsi="Times New Roman" w:cs="Songti SC Regular" w:hint="eastAsia"/>
          <w:szCs w:val="28"/>
        </w:rPr>
        <w:t>依据</w:t>
      </w:r>
      <w:r w:rsidRPr="001D450F">
        <w:rPr>
          <w:rFonts w:ascii="Times New Roman" w:hAnsi="Times New Roman" w:cs="Arial"/>
          <w:szCs w:val="28"/>
        </w:rPr>
        <w:t>Hammers N30R83</w:t>
      </w:r>
      <w:r w:rsidRPr="001D450F">
        <w:rPr>
          <w:rFonts w:ascii="Times New Roman" w:hAnsi="Times New Roman" w:cs="Songti SC Regular" w:hint="eastAsia"/>
          <w:szCs w:val="28"/>
        </w:rPr>
        <w:t>最大概率图对</w:t>
      </w:r>
      <w:r w:rsidRPr="001D450F">
        <w:rPr>
          <w:rFonts w:ascii="Times New Roman" w:hAnsi="Times New Roman" w:cs="Arial"/>
          <w:szCs w:val="28"/>
        </w:rPr>
        <w:t>MRI</w:t>
      </w:r>
      <w:r w:rsidRPr="001D450F">
        <w:rPr>
          <w:rFonts w:ascii="Times New Roman" w:hAnsi="Times New Roman" w:cs="Songti SC Regular" w:hint="eastAsia"/>
          <w:szCs w:val="28"/>
        </w:rPr>
        <w:t>图像进行脑区分割；</w:t>
      </w:r>
    </w:p>
    <w:p w14:paraId="0AECDE02" w14:textId="77777777" w:rsidR="00BB5948" w:rsidRPr="001D450F" w:rsidRDefault="00BB5948" w:rsidP="00BB5948">
      <w:pPr>
        <w:pStyle w:val="10"/>
        <w:numPr>
          <w:ilvl w:val="0"/>
          <w:numId w:val="9"/>
        </w:numPr>
        <w:autoSpaceDE w:val="0"/>
        <w:autoSpaceDN w:val="0"/>
        <w:adjustRightInd w:val="0"/>
        <w:spacing w:line="400" w:lineRule="exact"/>
        <w:ind w:left="0" w:firstLineChars="0" w:firstLine="0"/>
        <w:rPr>
          <w:rFonts w:ascii="Times New Roman" w:hAnsi="Times New Roman" w:cs="Arial"/>
          <w:szCs w:val="28"/>
        </w:rPr>
      </w:pPr>
      <w:r w:rsidRPr="001D450F">
        <w:rPr>
          <w:rFonts w:ascii="Times New Roman" w:hAnsi="Times New Roman" w:cs="Songti SC Regular" w:hint="eastAsia"/>
          <w:szCs w:val="28"/>
        </w:rPr>
        <w:t>分割完毕后切换至</w:t>
      </w:r>
      <w:r w:rsidRPr="001D450F">
        <w:rPr>
          <w:rFonts w:ascii="Times New Roman" w:hAnsi="Times New Roman" w:cs="Arial"/>
          <w:szCs w:val="28"/>
        </w:rPr>
        <w:t>PET</w:t>
      </w:r>
      <w:r w:rsidRPr="001D450F">
        <w:rPr>
          <w:rFonts w:ascii="Times New Roman" w:hAnsi="Times New Roman" w:cs="Songti SC Regular" w:hint="eastAsia"/>
          <w:szCs w:val="28"/>
        </w:rPr>
        <w:t>空间中显示分割结果；</w:t>
      </w:r>
    </w:p>
    <w:p w14:paraId="3C0D9F29" w14:textId="77777777" w:rsidR="00BB5948" w:rsidRPr="001D450F" w:rsidRDefault="00BB5948" w:rsidP="00BB5948">
      <w:pPr>
        <w:pStyle w:val="10"/>
        <w:numPr>
          <w:ilvl w:val="0"/>
          <w:numId w:val="9"/>
        </w:numPr>
        <w:autoSpaceDE w:val="0"/>
        <w:autoSpaceDN w:val="0"/>
        <w:adjustRightInd w:val="0"/>
        <w:spacing w:line="400" w:lineRule="exact"/>
        <w:ind w:left="0" w:firstLineChars="0" w:firstLine="0"/>
        <w:rPr>
          <w:rFonts w:ascii="Times New Roman" w:hAnsi="Times New Roman" w:cs="Arial"/>
          <w:szCs w:val="28"/>
        </w:rPr>
      </w:pPr>
      <w:r w:rsidRPr="001D450F">
        <w:rPr>
          <w:rFonts w:ascii="Times New Roman" w:hAnsi="Times New Roman" w:cs="Songti SC Regular" w:hint="eastAsia"/>
          <w:szCs w:val="28"/>
        </w:rPr>
        <w:t>套叠脑区感兴趣区后计算得到每个脑区平均标准摄取值（</w:t>
      </w:r>
      <w:r w:rsidRPr="001D450F">
        <w:rPr>
          <w:rFonts w:ascii="Times New Roman" w:hAnsi="Times New Roman" w:cs="Arial"/>
          <w:szCs w:val="28"/>
        </w:rPr>
        <w:t>SUVmean</w:t>
      </w:r>
      <w:r w:rsidRPr="001D450F">
        <w:rPr>
          <w:rFonts w:ascii="Times New Roman" w:hAnsi="Times New Roman" w:cs="Songti SC Regular" w:hint="eastAsia"/>
          <w:szCs w:val="28"/>
        </w:rPr>
        <w:t>）的定量结果；</w:t>
      </w:r>
    </w:p>
    <w:p w14:paraId="719FB6B7" w14:textId="77777777" w:rsidR="0071387B" w:rsidRPr="001D450F" w:rsidRDefault="00BB5948" w:rsidP="0071387B">
      <w:pPr>
        <w:pStyle w:val="10"/>
        <w:numPr>
          <w:ilvl w:val="0"/>
          <w:numId w:val="9"/>
        </w:numPr>
        <w:autoSpaceDE w:val="0"/>
        <w:autoSpaceDN w:val="0"/>
        <w:adjustRightInd w:val="0"/>
        <w:spacing w:line="400" w:lineRule="exact"/>
        <w:ind w:left="0" w:firstLineChars="0" w:firstLine="0"/>
        <w:rPr>
          <w:rFonts w:ascii="Times New Roman" w:hAnsi="Times New Roman" w:cs="Arial"/>
          <w:szCs w:val="28"/>
        </w:rPr>
      </w:pPr>
      <w:r w:rsidRPr="001D450F">
        <w:rPr>
          <w:rFonts w:ascii="Times New Roman" w:hAnsi="Times New Roman" w:cs="Songti SC Regular" w:hint="eastAsia"/>
          <w:szCs w:val="28"/>
        </w:rPr>
        <w:lastRenderedPageBreak/>
        <w:t>将定量结果复制至</w:t>
      </w:r>
      <w:r w:rsidRPr="001D450F">
        <w:rPr>
          <w:rFonts w:ascii="Times New Roman" w:hAnsi="Times New Roman" w:cs="Arial"/>
          <w:szCs w:val="28"/>
        </w:rPr>
        <w:t>Microsoft Excel</w:t>
      </w:r>
      <w:r w:rsidRPr="001D450F">
        <w:rPr>
          <w:rFonts w:ascii="Times New Roman" w:hAnsi="Times New Roman" w:cs="Songti SC Regular" w:hint="eastAsia"/>
          <w:szCs w:val="28"/>
        </w:rPr>
        <w:t>表格中进行统计分析，选择小脑皮质为参考组织，计算患者皮层</w:t>
      </w:r>
      <w:r w:rsidRPr="001D450F">
        <w:rPr>
          <w:rFonts w:ascii="Times New Roman" w:hAnsi="Times New Roman" w:cs="Arial"/>
          <w:szCs w:val="28"/>
        </w:rPr>
        <w:t>A</w:t>
      </w:r>
      <w:r w:rsidRPr="001D450F">
        <w:rPr>
          <w:rFonts w:ascii="Times New Roman" w:hAnsi="Times New Roman" w:cs="Songti SC Regular"/>
          <w:szCs w:val="28"/>
        </w:rPr>
        <w:t>β</w:t>
      </w:r>
      <w:r w:rsidRPr="001D450F">
        <w:rPr>
          <w:rFonts w:ascii="Times New Roman" w:hAnsi="Times New Roman" w:cs="Songti SC Regular" w:hint="eastAsia"/>
          <w:szCs w:val="28"/>
        </w:rPr>
        <w:t>沉积的差异。</w:t>
      </w:r>
    </w:p>
    <w:p w14:paraId="17318DFC" w14:textId="77777777" w:rsidR="0071387B" w:rsidRPr="001D450F" w:rsidRDefault="0071387B" w:rsidP="0071387B">
      <w:pPr>
        <w:pStyle w:val="10"/>
        <w:autoSpaceDE w:val="0"/>
        <w:autoSpaceDN w:val="0"/>
        <w:adjustRightInd w:val="0"/>
        <w:spacing w:line="400" w:lineRule="exact"/>
        <w:ind w:firstLineChars="0" w:firstLine="0"/>
        <w:rPr>
          <w:rFonts w:ascii="Times New Roman" w:hAnsi="Times New Roman"/>
          <w:b/>
        </w:rPr>
      </w:pPr>
    </w:p>
    <w:p w14:paraId="6320A7A1" w14:textId="77777777" w:rsidR="0071387B" w:rsidRPr="001D450F" w:rsidRDefault="0071387B" w:rsidP="0071387B">
      <w:pPr>
        <w:pStyle w:val="10"/>
        <w:autoSpaceDE w:val="0"/>
        <w:autoSpaceDN w:val="0"/>
        <w:adjustRightInd w:val="0"/>
        <w:spacing w:line="400" w:lineRule="exact"/>
        <w:ind w:firstLineChars="0" w:firstLine="0"/>
        <w:rPr>
          <w:rFonts w:ascii="Times New Roman" w:hAnsi="Times New Roman"/>
          <w:b/>
        </w:rPr>
      </w:pPr>
      <w:r w:rsidRPr="001D450F">
        <w:rPr>
          <w:rFonts w:ascii="Times New Roman" w:hAnsi="Times New Roman" w:hint="eastAsia"/>
          <w:b/>
        </w:rPr>
        <w:t>结果</w:t>
      </w:r>
    </w:p>
    <w:p w14:paraId="76CBB655" w14:textId="77777777" w:rsidR="00BB5948" w:rsidRPr="001D450F" w:rsidRDefault="00BB5948" w:rsidP="0071387B">
      <w:pPr>
        <w:pStyle w:val="10"/>
        <w:autoSpaceDE w:val="0"/>
        <w:autoSpaceDN w:val="0"/>
        <w:adjustRightInd w:val="0"/>
        <w:spacing w:line="400" w:lineRule="exact"/>
        <w:ind w:firstLineChars="0" w:firstLine="0"/>
        <w:rPr>
          <w:rFonts w:ascii="Times New Roman" w:hAnsi="Times New Roman" w:cs="Arial"/>
          <w:b/>
          <w:szCs w:val="28"/>
        </w:rPr>
      </w:pPr>
      <w:r w:rsidRPr="001D450F">
        <w:rPr>
          <w:rFonts w:ascii="Times New Roman" w:hAnsi="Times New Roman" w:cs="Times New Roman"/>
        </w:rPr>
        <w:t>1</w:t>
      </w:r>
      <w:r w:rsidR="0071387B" w:rsidRPr="001D450F">
        <w:rPr>
          <w:rFonts w:ascii="Times New Roman" w:hAnsi="Times New Roman" w:cs="Times New Roman" w:hint="eastAsia"/>
        </w:rPr>
        <w:t>.</w:t>
      </w:r>
      <w:r w:rsidRPr="001D450F">
        <w:rPr>
          <w:rFonts w:ascii="Times New Roman" w:hAnsi="Times New Roman" w:cs="Times New Roman" w:hint="eastAsia"/>
        </w:rPr>
        <w:t xml:space="preserve"> </w:t>
      </w:r>
      <w:r w:rsidRPr="001D450F">
        <w:rPr>
          <w:rFonts w:ascii="Times New Roman" w:hAnsi="Times New Roman" w:cs="Times New Roman"/>
        </w:rPr>
        <w:t>[</w:t>
      </w:r>
      <w:r w:rsidRPr="001D450F">
        <w:rPr>
          <w:rFonts w:ascii="Times New Roman" w:hAnsi="Times New Roman" w:cs="Times New Roman"/>
          <w:vertAlign w:val="superscript"/>
        </w:rPr>
        <w:t>11</w:t>
      </w:r>
      <w:r w:rsidRPr="001D450F">
        <w:rPr>
          <w:rFonts w:ascii="Times New Roman" w:hAnsi="Times New Roman" w:cs="Times New Roman"/>
        </w:rPr>
        <w:t>C]-PIB</w:t>
      </w:r>
      <w:r w:rsidRPr="001D450F">
        <w:rPr>
          <w:rFonts w:ascii="Times New Roman" w:hAnsi="Times New Roman" w:hint="eastAsia"/>
        </w:rPr>
        <w:t>质量控制</w:t>
      </w:r>
    </w:p>
    <w:p w14:paraId="001EDBD6" w14:textId="77777777" w:rsidR="00BB5948" w:rsidRPr="001D450F" w:rsidRDefault="00BB5948" w:rsidP="00BB5948">
      <w:pPr>
        <w:spacing w:line="400" w:lineRule="exact"/>
        <w:ind w:firstLineChars="200" w:firstLine="480"/>
        <w:rPr>
          <w:sz w:val="24"/>
        </w:rPr>
      </w:pPr>
      <w:r w:rsidRPr="001D450F">
        <w:rPr>
          <w:rFonts w:hint="eastAsia"/>
          <w:sz w:val="24"/>
        </w:rPr>
        <w:t>半制备液相如图</w:t>
      </w:r>
      <w:r w:rsidRPr="001D450F">
        <w:rPr>
          <w:sz w:val="24"/>
        </w:rPr>
        <w:t>4</w:t>
      </w:r>
      <w:r w:rsidRPr="001D450F">
        <w:rPr>
          <w:rFonts w:hint="eastAsia"/>
          <w:sz w:val="24"/>
        </w:rPr>
        <w:t>，提取</w:t>
      </w:r>
      <w:r w:rsidRPr="001D450F">
        <w:rPr>
          <w:sz w:val="24"/>
        </w:rPr>
        <w:t>17-18 min</w:t>
      </w:r>
      <w:r w:rsidRPr="001D450F">
        <w:rPr>
          <w:rFonts w:hint="eastAsia"/>
          <w:sz w:val="24"/>
        </w:rPr>
        <w:t>放射峰。</w:t>
      </w:r>
    </w:p>
    <w:p w14:paraId="3AE44515" w14:textId="77777777" w:rsidR="00BB5948" w:rsidRPr="001D450F" w:rsidRDefault="00BB5948" w:rsidP="00BB5948">
      <w:pPr>
        <w:keepNext/>
      </w:pPr>
      <w:r w:rsidRPr="001D450F">
        <w:rPr>
          <w:noProof/>
        </w:rPr>
        <w:drawing>
          <wp:inline distT="0" distB="0" distL="0" distR="0" wp14:anchorId="3C4ED9CE" wp14:editId="38068AD4">
            <wp:extent cx="5099685" cy="2862580"/>
            <wp:effectExtent l="0" t="0" r="0" b="7620"/>
            <wp:docPr id="4" name="图片 9" descr="PIB-H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PIB-HPL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9685" cy="2862580"/>
                    </a:xfrm>
                    <a:prstGeom prst="rect">
                      <a:avLst/>
                    </a:prstGeom>
                    <a:noFill/>
                    <a:ln>
                      <a:noFill/>
                    </a:ln>
                  </pic:spPr>
                </pic:pic>
              </a:graphicData>
            </a:graphic>
          </wp:inline>
        </w:drawing>
      </w:r>
    </w:p>
    <w:p w14:paraId="623B1424" w14:textId="77777777" w:rsidR="00BB5948" w:rsidRPr="001D450F" w:rsidRDefault="00BB5948" w:rsidP="00BB5948">
      <w:pPr>
        <w:spacing w:line="400" w:lineRule="exact"/>
        <w:jc w:val="center"/>
        <w:rPr>
          <w:sz w:val="24"/>
        </w:rPr>
      </w:pPr>
      <w:r w:rsidRPr="001D450F">
        <w:rPr>
          <w:rFonts w:hint="eastAsia"/>
          <w:sz w:val="24"/>
        </w:rPr>
        <w:t>图</w:t>
      </w:r>
      <w:r w:rsidR="0071387B" w:rsidRPr="001D450F">
        <w:rPr>
          <w:sz w:val="24"/>
        </w:rPr>
        <w:t xml:space="preserve"> </w:t>
      </w:r>
      <w:r w:rsidRPr="001D450F">
        <w:rPr>
          <w:rFonts w:hint="eastAsia"/>
          <w:sz w:val="24"/>
        </w:rPr>
        <w:t>4</w:t>
      </w:r>
      <w:r w:rsidRPr="001D450F">
        <w:rPr>
          <w:sz w:val="24"/>
        </w:rPr>
        <w:t xml:space="preserve"> [</w:t>
      </w:r>
      <w:r w:rsidRPr="001D450F">
        <w:rPr>
          <w:sz w:val="24"/>
          <w:vertAlign w:val="superscript"/>
        </w:rPr>
        <w:t>11</w:t>
      </w:r>
      <w:r w:rsidRPr="001D450F">
        <w:rPr>
          <w:sz w:val="24"/>
        </w:rPr>
        <w:t>C] PIB</w:t>
      </w:r>
      <w:r w:rsidRPr="001D450F">
        <w:rPr>
          <w:rFonts w:hint="eastAsia"/>
          <w:sz w:val="24"/>
        </w:rPr>
        <w:t>的半制备液相：</w:t>
      </w:r>
      <w:r w:rsidRPr="001D450F">
        <w:rPr>
          <w:rFonts w:hint="eastAsia"/>
          <w:bCs/>
          <w:sz w:val="24"/>
        </w:rPr>
        <w:t>制备型</w:t>
      </w:r>
      <w:r w:rsidRPr="001D450F">
        <w:rPr>
          <w:bCs/>
          <w:sz w:val="24"/>
        </w:rPr>
        <w:t>C18</w:t>
      </w:r>
      <w:r w:rsidRPr="001D450F">
        <w:rPr>
          <w:rFonts w:hint="eastAsia"/>
          <w:bCs/>
          <w:sz w:val="24"/>
        </w:rPr>
        <w:t>柱：</w:t>
      </w:r>
      <w:r w:rsidRPr="001D450F">
        <w:rPr>
          <w:sz w:val="24"/>
        </w:rPr>
        <w:t>35%</w:t>
      </w:r>
      <w:r w:rsidRPr="001D450F">
        <w:rPr>
          <w:rFonts w:hint="eastAsia"/>
          <w:sz w:val="24"/>
        </w:rPr>
        <w:t>乙腈</w:t>
      </w:r>
      <w:r w:rsidRPr="001D450F">
        <w:rPr>
          <w:sz w:val="24"/>
        </w:rPr>
        <w:t>/65%</w:t>
      </w:r>
      <w:r w:rsidRPr="001D450F">
        <w:rPr>
          <w:rFonts w:hint="eastAsia"/>
          <w:sz w:val="24"/>
        </w:rPr>
        <w:t>磷酸盐（含</w:t>
      </w:r>
      <w:r w:rsidRPr="001D450F">
        <w:rPr>
          <w:rFonts w:cs="Times"/>
          <w:kern w:val="0"/>
          <w:sz w:val="24"/>
        </w:rPr>
        <w:t>20m</w:t>
      </w:r>
      <w:r w:rsidRPr="001D450F">
        <w:rPr>
          <w:rFonts w:cs="Times"/>
          <w:kern w:val="0"/>
          <w:sz w:val="24"/>
          <w:szCs w:val="18"/>
        </w:rPr>
        <w:t>M</w:t>
      </w:r>
      <w:r w:rsidRPr="001D450F">
        <w:rPr>
          <w:rFonts w:hint="eastAsia"/>
          <w:sz w:val="24"/>
        </w:rPr>
        <w:t>三乙胺）</w:t>
      </w:r>
      <w:r w:rsidRPr="001D450F">
        <w:rPr>
          <w:rFonts w:hint="eastAsia"/>
          <w:kern w:val="0"/>
          <w:sz w:val="24"/>
        </w:rPr>
        <w:t>；流速为</w:t>
      </w:r>
      <w:r w:rsidRPr="001D450F">
        <w:rPr>
          <w:kern w:val="0"/>
          <w:sz w:val="24"/>
        </w:rPr>
        <w:t>9 mL/min</w:t>
      </w:r>
    </w:p>
    <w:p w14:paraId="0F808551" w14:textId="77777777" w:rsidR="00BB5948" w:rsidRPr="001D450F" w:rsidRDefault="00BB5948" w:rsidP="00BB5948">
      <w:pPr>
        <w:spacing w:line="400" w:lineRule="exact"/>
        <w:ind w:firstLineChars="200" w:firstLine="480"/>
        <w:rPr>
          <w:kern w:val="0"/>
          <w:sz w:val="24"/>
        </w:rPr>
      </w:pPr>
      <w:r w:rsidRPr="001D450F">
        <w:rPr>
          <w:rFonts w:hint="eastAsia"/>
          <w:kern w:val="0"/>
          <w:sz w:val="24"/>
        </w:rPr>
        <w:t>分析型</w:t>
      </w:r>
      <w:r w:rsidRPr="001D450F">
        <w:rPr>
          <w:kern w:val="0"/>
          <w:sz w:val="24"/>
        </w:rPr>
        <w:t>HPLC</w:t>
      </w:r>
      <w:r w:rsidRPr="001D450F">
        <w:rPr>
          <w:rFonts w:hint="eastAsia"/>
          <w:kern w:val="0"/>
          <w:sz w:val="24"/>
        </w:rPr>
        <w:t>显示，</w:t>
      </w:r>
      <w:r w:rsidRPr="001D450F">
        <w:rPr>
          <w:sz w:val="24"/>
        </w:rPr>
        <w:t>[</w:t>
      </w:r>
      <w:r w:rsidRPr="001D450F">
        <w:rPr>
          <w:sz w:val="24"/>
          <w:vertAlign w:val="superscript"/>
        </w:rPr>
        <w:t>11</w:t>
      </w:r>
      <w:r w:rsidRPr="001D450F">
        <w:rPr>
          <w:sz w:val="24"/>
        </w:rPr>
        <w:t>C] PIB</w:t>
      </w:r>
      <w:r w:rsidRPr="001D450F">
        <w:rPr>
          <w:rFonts w:hint="eastAsia"/>
          <w:sz w:val="24"/>
        </w:rPr>
        <w:t>与标准品混合进样后，紫外与放射峰保留时间接近，约</w:t>
      </w:r>
      <w:r w:rsidRPr="001D450F">
        <w:rPr>
          <w:sz w:val="24"/>
        </w:rPr>
        <w:t>8 min</w:t>
      </w:r>
      <w:r w:rsidRPr="001D450F">
        <w:rPr>
          <w:rFonts w:hint="eastAsia"/>
          <w:sz w:val="24"/>
        </w:rPr>
        <w:t>，见图</w:t>
      </w:r>
      <w:r w:rsidRPr="001D450F">
        <w:rPr>
          <w:sz w:val="24"/>
        </w:rPr>
        <w:t>5</w:t>
      </w:r>
      <w:r w:rsidRPr="001D450F">
        <w:rPr>
          <w:rFonts w:hint="eastAsia"/>
          <w:sz w:val="24"/>
        </w:rPr>
        <w:t>。</w:t>
      </w:r>
    </w:p>
    <w:p w14:paraId="50873EE7" w14:textId="77777777" w:rsidR="00BB5948" w:rsidRPr="001D450F" w:rsidRDefault="00BB5948" w:rsidP="00BB5948">
      <w:r w:rsidRPr="001D450F">
        <w:rPr>
          <w:noProof/>
        </w:rPr>
        <w:drawing>
          <wp:inline distT="0" distB="0" distL="0" distR="0" wp14:anchorId="6E08BC6E" wp14:editId="6031CADC">
            <wp:extent cx="5436870" cy="2468880"/>
            <wp:effectExtent l="0" t="0" r="0" b="0"/>
            <wp:docPr id="5" name="图片 7" descr="紫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紫外"/>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6870" cy="2468880"/>
                    </a:xfrm>
                    <a:prstGeom prst="rect">
                      <a:avLst/>
                    </a:prstGeom>
                    <a:noFill/>
                    <a:ln>
                      <a:noFill/>
                    </a:ln>
                  </pic:spPr>
                </pic:pic>
              </a:graphicData>
            </a:graphic>
          </wp:inline>
        </w:drawing>
      </w:r>
    </w:p>
    <w:p w14:paraId="6F8512E2" w14:textId="77777777" w:rsidR="00BB5948" w:rsidRPr="001D450F" w:rsidRDefault="00BB5948" w:rsidP="00BB5948">
      <w:pPr>
        <w:jc w:val="center"/>
        <w:rPr>
          <w:sz w:val="24"/>
        </w:rPr>
      </w:pPr>
      <w:r w:rsidRPr="001D450F">
        <w:rPr>
          <w:sz w:val="24"/>
        </w:rPr>
        <w:t>A</w:t>
      </w:r>
    </w:p>
    <w:p w14:paraId="5F3268AD" w14:textId="77777777" w:rsidR="00BB5948" w:rsidRPr="001D450F" w:rsidRDefault="00BB5948" w:rsidP="00BB5948">
      <w:pPr>
        <w:keepNext/>
      </w:pPr>
      <w:r w:rsidRPr="001D450F">
        <w:rPr>
          <w:noProof/>
        </w:rPr>
        <w:lastRenderedPageBreak/>
        <w:drawing>
          <wp:inline distT="0" distB="0" distL="0" distR="0" wp14:anchorId="71404059" wp14:editId="48F17BC9">
            <wp:extent cx="5528310" cy="4480560"/>
            <wp:effectExtent l="0" t="0" r="8890" b="0"/>
            <wp:docPr id="6" name="图片 8" descr="放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放射"/>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8310" cy="4480560"/>
                    </a:xfrm>
                    <a:prstGeom prst="rect">
                      <a:avLst/>
                    </a:prstGeom>
                    <a:noFill/>
                    <a:ln>
                      <a:noFill/>
                    </a:ln>
                  </pic:spPr>
                </pic:pic>
              </a:graphicData>
            </a:graphic>
          </wp:inline>
        </w:drawing>
      </w:r>
    </w:p>
    <w:p w14:paraId="2BE6A95D" w14:textId="77777777" w:rsidR="00BB5948" w:rsidRPr="001D450F" w:rsidRDefault="00BB5948" w:rsidP="00BB5948">
      <w:pPr>
        <w:pStyle w:val="ad"/>
        <w:jc w:val="center"/>
        <w:rPr>
          <w:rFonts w:ascii="Times New Roman" w:eastAsia="宋体" w:hAnsi="Times New Roman" w:cs="Times New Roman"/>
          <w:sz w:val="24"/>
          <w:szCs w:val="24"/>
        </w:rPr>
      </w:pPr>
      <w:r w:rsidRPr="001D450F">
        <w:rPr>
          <w:rFonts w:ascii="Times New Roman" w:eastAsia="宋体" w:hAnsi="Times New Roman" w:cs="Times New Roman"/>
          <w:sz w:val="24"/>
          <w:szCs w:val="24"/>
        </w:rPr>
        <w:t>B</w:t>
      </w:r>
    </w:p>
    <w:p w14:paraId="4AFC1992" w14:textId="77777777" w:rsidR="00BB5948" w:rsidRPr="001D450F" w:rsidRDefault="00BB5948" w:rsidP="00BB5948">
      <w:pPr>
        <w:pStyle w:val="ad"/>
        <w:spacing w:line="400" w:lineRule="exact"/>
        <w:jc w:val="center"/>
        <w:rPr>
          <w:rFonts w:ascii="Times New Roman" w:eastAsia="宋体" w:hAnsi="Times New Roman"/>
          <w:sz w:val="24"/>
          <w:szCs w:val="24"/>
          <w:lang w:val="pt-BR"/>
        </w:rPr>
      </w:pPr>
      <w:r w:rsidRPr="001D450F">
        <w:rPr>
          <w:rFonts w:ascii="Times New Roman" w:eastAsia="宋体" w:hAnsi="Times New Roman" w:hint="eastAsia"/>
          <w:sz w:val="24"/>
        </w:rPr>
        <w:t>图</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5</w:t>
      </w:r>
      <w:r w:rsidRPr="001D450F">
        <w:rPr>
          <w:rFonts w:ascii="Times New Roman" w:eastAsia="宋体" w:hAnsi="Times New Roman"/>
          <w:sz w:val="24"/>
        </w:rPr>
        <w:t xml:space="preserve"> </w:t>
      </w:r>
      <w:r w:rsidRPr="001D450F">
        <w:rPr>
          <w:rFonts w:ascii="Times New Roman" w:eastAsia="宋体" w:hAnsi="Times New Roman" w:cs="Times New Roman"/>
          <w:sz w:val="24"/>
        </w:rPr>
        <w:t>[</w:t>
      </w:r>
      <w:r w:rsidRPr="001D450F">
        <w:rPr>
          <w:rFonts w:ascii="Times New Roman" w:eastAsia="宋体" w:hAnsi="Times New Roman" w:cs="Times New Roman"/>
          <w:sz w:val="24"/>
          <w:vertAlign w:val="superscript"/>
        </w:rPr>
        <w:t>11</w:t>
      </w:r>
      <w:r w:rsidRPr="001D450F">
        <w:rPr>
          <w:rFonts w:ascii="Times New Roman" w:eastAsia="宋体" w:hAnsi="Times New Roman" w:cs="Times New Roman"/>
          <w:sz w:val="24"/>
        </w:rPr>
        <w:t>C] PIB</w:t>
      </w:r>
      <w:r w:rsidRPr="001D450F">
        <w:rPr>
          <w:rFonts w:ascii="Times New Roman" w:eastAsia="宋体" w:hAnsi="Times New Roman" w:hint="eastAsia"/>
          <w:sz w:val="24"/>
          <w:szCs w:val="24"/>
        </w:rPr>
        <w:t>的</w:t>
      </w:r>
      <w:r w:rsidRPr="001D450F">
        <w:rPr>
          <w:rFonts w:ascii="Times New Roman" w:eastAsia="宋体" w:hAnsi="Times New Roman" w:hint="eastAsia"/>
          <w:bCs/>
          <w:sz w:val="24"/>
          <w:szCs w:val="24"/>
        </w:rPr>
        <w:t>高效液相色谱图：分析型</w:t>
      </w:r>
      <w:r w:rsidRPr="001D450F">
        <w:rPr>
          <w:rFonts w:ascii="Times New Roman" w:eastAsia="宋体" w:hAnsi="Times New Roman"/>
          <w:bCs/>
          <w:sz w:val="24"/>
          <w:szCs w:val="24"/>
        </w:rPr>
        <w:t>C18</w:t>
      </w:r>
      <w:r w:rsidRPr="001D450F">
        <w:rPr>
          <w:rFonts w:ascii="Times New Roman" w:eastAsia="宋体" w:hAnsi="Times New Roman" w:hint="eastAsia"/>
          <w:bCs/>
          <w:sz w:val="24"/>
          <w:szCs w:val="24"/>
        </w:rPr>
        <w:t>柱；</w:t>
      </w:r>
      <w:r w:rsidRPr="001D450F">
        <w:rPr>
          <w:rFonts w:ascii="Times New Roman" w:eastAsia="宋体" w:hAnsi="Times New Roman"/>
          <w:kern w:val="0"/>
          <w:sz w:val="24"/>
          <w:szCs w:val="24"/>
        </w:rPr>
        <w:t>65% ACN : 35% H</w:t>
      </w:r>
      <w:r w:rsidRPr="001D450F">
        <w:rPr>
          <w:rFonts w:ascii="Times New Roman" w:eastAsia="宋体" w:hAnsi="Times New Roman"/>
          <w:kern w:val="0"/>
          <w:sz w:val="24"/>
          <w:szCs w:val="24"/>
          <w:vertAlign w:val="subscript"/>
        </w:rPr>
        <w:t>2</w:t>
      </w:r>
      <w:r w:rsidRPr="001D450F">
        <w:rPr>
          <w:rFonts w:ascii="Times New Roman" w:eastAsia="宋体" w:hAnsi="Times New Roman"/>
          <w:kern w:val="0"/>
          <w:sz w:val="24"/>
          <w:szCs w:val="24"/>
        </w:rPr>
        <w:t>O (0.05%</w:t>
      </w:r>
      <w:r w:rsidRPr="001D450F">
        <w:rPr>
          <w:rFonts w:ascii="Times New Roman" w:eastAsia="宋体" w:hAnsi="Times New Roman"/>
          <w:sz w:val="24"/>
          <w:szCs w:val="24"/>
        </w:rPr>
        <w:t xml:space="preserve"> </w:t>
      </w:r>
      <w:r w:rsidRPr="001D450F">
        <w:rPr>
          <w:rFonts w:ascii="Times New Roman" w:eastAsia="宋体" w:hAnsi="Times New Roman" w:hint="eastAsia"/>
          <w:sz w:val="24"/>
          <w:szCs w:val="24"/>
        </w:rPr>
        <w:t>三乙胺</w:t>
      </w:r>
      <w:r w:rsidRPr="001D450F">
        <w:rPr>
          <w:rFonts w:ascii="Times New Roman" w:eastAsia="宋体" w:hAnsi="Times New Roman"/>
          <w:kern w:val="0"/>
          <w:sz w:val="24"/>
          <w:szCs w:val="24"/>
        </w:rPr>
        <w:t>)</w:t>
      </w:r>
      <w:r w:rsidRPr="001D450F">
        <w:rPr>
          <w:rFonts w:ascii="Times New Roman" w:eastAsia="宋体" w:hAnsi="Times New Roman" w:hint="eastAsia"/>
          <w:kern w:val="0"/>
          <w:sz w:val="24"/>
          <w:szCs w:val="24"/>
        </w:rPr>
        <w:t>；流速为</w:t>
      </w:r>
      <w:r w:rsidRPr="001D450F">
        <w:rPr>
          <w:rFonts w:ascii="Times New Roman" w:eastAsia="宋体" w:hAnsi="Times New Roman"/>
          <w:kern w:val="0"/>
          <w:sz w:val="24"/>
          <w:szCs w:val="24"/>
        </w:rPr>
        <w:t xml:space="preserve"> 1 mL/min</w:t>
      </w:r>
      <w:r w:rsidRPr="001D450F">
        <w:rPr>
          <w:rFonts w:ascii="Times New Roman" w:eastAsia="宋体" w:hAnsi="Times New Roman" w:hint="eastAsia"/>
          <w:sz w:val="24"/>
        </w:rPr>
        <w:t>（</w:t>
      </w:r>
      <w:r w:rsidRPr="001D450F">
        <w:rPr>
          <w:rFonts w:ascii="Times New Roman" w:eastAsia="宋体" w:hAnsi="Times New Roman"/>
          <w:sz w:val="24"/>
        </w:rPr>
        <w:t>A</w:t>
      </w:r>
      <w:r w:rsidRPr="001D450F">
        <w:rPr>
          <w:rFonts w:ascii="Times New Roman" w:eastAsia="宋体" w:hAnsi="Times New Roman" w:hint="eastAsia"/>
          <w:sz w:val="24"/>
        </w:rPr>
        <w:t>为紫外；</w:t>
      </w:r>
      <w:r w:rsidRPr="001D450F">
        <w:rPr>
          <w:rFonts w:ascii="Times New Roman" w:eastAsia="宋体" w:hAnsi="Times New Roman"/>
          <w:sz w:val="24"/>
        </w:rPr>
        <w:t>B</w:t>
      </w:r>
      <w:r w:rsidRPr="001D450F">
        <w:rPr>
          <w:rFonts w:ascii="Times New Roman" w:eastAsia="宋体" w:hAnsi="Times New Roman" w:hint="eastAsia"/>
          <w:sz w:val="24"/>
        </w:rPr>
        <w:t>为放射检测）</w:t>
      </w:r>
    </w:p>
    <w:p w14:paraId="446DC623" w14:textId="77777777" w:rsidR="00BB5948" w:rsidRPr="001D450F" w:rsidRDefault="00BB5948" w:rsidP="00BB5948">
      <w:pPr>
        <w:spacing w:line="400" w:lineRule="exact"/>
        <w:ind w:firstLineChars="200" w:firstLine="480"/>
        <w:rPr>
          <w:rStyle w:val="a4"/>
          <w:rFonts w:cs="Arial"/>
          <w:b w:val="0"/>
          <w:sz w:val="24"/>
        </w:rPr>
      </w:pPr>
      <w:r w:rsidRPr="001D450F">
        <w:rPr>
          <w:rStyle w:val="a4"/>
          <w:rFonts w:cs="Arial" w:hint="eastAsia"/>
          <w:b w:val="0"/>
          <w:sz w:val="24"/>
        </w:rPr>
        <w:t>本课题采用新模块改进后自动化合成</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rStyle w:val="a4"/>
          <w:rFonts w:cs="Arial" w:hint="eastAsia"/>
          <w:b w:val="0"/>
          <w:sz w:val="24"/>
        </w:rPr>
        <w:t>，其比活度、放射性浓度都得到明显改善，见表</w:t>
      </w:r>
      <w:r w:rsidRPr="001D450F">
        <w:rPr>
          <w:rStyle w:val="a4"/>
          <w:rFonts w:cs="Arial"/>
          <w:b w:val="0"/>
          <w:sz w:val="24"/>
        </w:rPr>
        <w:t>1</w:t>
      </w:r>
      <w:r w:rsidRPr="001D450F">
        <w:rPr>
          <w:rStyle w:val="a4"/>
          <w:rFonts w:cs="Arial" w:hint="eastAsia"/>
          <w:b w:val="0"/>
          <w:sz w:val="24"/>
        </w:rPr>
        <w:t>，有利于临床应用。</w:t>
      </w:r>
    </w:p>
    <w:p w14:paraId="42570D39" w14:textId="77777777" w:rsidR="00BB5948" w:rsidRPr="001D450F" w:rsidRDefault="00BB5948" w:rsidP="0071387B">
      <w:pPr>
        <w:pStyle w:val="ad"/>
        <w:keepNext/>
        <w:spacing w:line="400" w:lineRule="exact"/>
        <w:jc w:val="center"/>
        <w:rPr>
          <w:rFonts w:ascii="Times New Roman" w:eastAsia="宋体" w:hAnsi="Times New Roman"/>
          <w:sz w:val="24"/>
        </w:rPr>
      </w:pPr>
      <w:r w:rsidRPr="001D450F">
        <w:rPr>
          <w:rFonts w:ascii="Times New Roman" w:eastAsia="宋体" w:hAnsi="Times New Roman" w:hint="eastAsia"/>
          <w:sz w:val="24"/>
        </w:rPr>
        <w:t>表</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1</w:t>
      </w:r>
      <w:r w:rsidRPr="001D450F">
        <w:rPr>
          <w:rFonts w:ascii="Times New Roman" w:eastAsia="宋体" w:hAnsi="Times New Roman"/>
          <w:sz w:val="24"/>
        </w:rPr>
        <w:t xml:space="preserve"> [</w:t>
      </w:r>
      <w:r w:rsidRPr="001D450F">
        <w:rPr>
          <w:rFonts w:ascii="Times New Roman" w:eastAsia="宋体" w:hAnsi="Times New Roman"/>
          <w:sz w:val="24"/>
          <w:vertAlign w:val="superscript"/>
        </w:rPr>
        <w:t>11</w:t>
      </w:r>
      <w:r w:rsidRPr="001D450F">
        <w:rPr>
          <w:rFonts w:ascii="Times New Roman" w:eastAsia="宋体" w:hAnsi="Times New Roman"/>
          <w:sz w:val="24"/>
        </w:rPr>
        <w:t>C] PIB</w:t>
      </w:r>
      <w:r w:rsidRPr="001D450F">
        <w:rPr>
          <w:rFonts w:ascii="Times New Roman" w:eastAsia="宋体" w:hAnsi="Times New Roman" w:hint="eastAsia"/>
          <w:sz w:val="24"/>
        </w:rPr>
        <w:t>的的质量控制</w:t>
      </w:r>
    </w:p>
    <w:tbl>
      <w:tblPr>
        <w:tblW w:w="8516" w:type="dxa"/>
        <w:tblBorders>
          <w:top w:val="single" w:sz="4" w:space="0" w:color="auto"/>
          <w:bottom w:val="single" w:sz="4" w:space="0" w:color="auto"/>
        </w:tblBorders>
        <w:tblLook w:val="01E0" w:firstRow="1" w:lastRow="1" w:firstColumn="1" w:lastColumn="1" w:noHBand="0" w:noVBand="0"/>
      </w:tblPr>
      <w:tblGrid>
        <w:gridCol w:w="4258"/>
        <w:gridCol w:w="4258"/>
      </w:tblGrid>
      <w:tr w:rsidR="00BB5948" w:rsidRPr="001D450F" w14:paraId="53912E6B" w14:textId="77777777" w:rsidTr="00305F9D">
        <w:trPr>
          <w:tblHeader/>
        </w:trPr>
        <w:tc>
          <w:tcPr>
            <w:tcW w:w="4258" w:type="dxa"/>
            <w:tcBorders>
              <w:bottom w:val="single" w:sz="4" w:space="0" w:color="auto"/>
            </w:tcBorders>
          </w:tcPr>
          <w:p w14:paraId="20A31BC0" w14:textId="77777777" w:rsidR="00BB5948" w:rsidRPr="001D450F" w:rsidRDefault="00BB5948" w:rsidP="00305F9D">
            <w:pPr>
              <w:spacing w:line="400" w:lineRule="exact"/>
              <w:jc w:val="center"/>
              <w:rPr>
                <w:kern w:val="0"/>
              </w:rPr>
            </w:pPr>
            <w:r w:rsidRPr="001D450F">
              <w:rPr>
                <w:rFonts w:hint="eastAsia"/>
                <w:kern w:val="0"/>
                <w:sz w:val="24"/>
              </w:rPr>
              <w:t>项目</w:t>
            </w:r>
          </w:p>
        </w:tc>
        <w:tc>
          <w:tcPr>
            <w:tcW w:w="4258" w:type="dxa"/>
            <w:tcBorders>
              <w:bottom w:val="single" w:sz="4" w:space="0" w:color="auto"/>
            </w:tcBorders>
          </w:tcPr>
          <w:p w14:paraId="2C6C58A3" w14:textId="77777777" w:rsidR="00BB5948" w:rsidRPr="001D450F" w:rsidRDefault="00BB5948" w:rsidP="00305F9D">
            <w:pPr>
              <w:spacing w:line="400" w:lineRule="exact"/>
              <w:jc w:val="center"/>
              <w:rPr>
                <w:kern w:val="0"/>
              </w:rPr>
            </w:pPr>
            <w:r w:rsidRPr="001D450F">
              <w:rPr>
                <w:rFonts w:hint="eastAsia"/>
                <w:kern w:val="0"/>
                <w:sz w:val="24"/>
              </w:rPr>
              <w:t>结果</w:t>
            </w:r>
          </w:p>
        </w:tc>
      </w:tr>
      <w:tr w:rsidR="00BB5948" w:rsidRPr="001D450F" w14:paraId="35A2D9DC" w14:textId="77777777" w:rsidTr="00305F9D">
        <w:tc>
          <w:tcPr>
            <w:tcW w:w="4258" w:type="dxa"/>
            <w:tcBorders>
              <w:top w:val="single" w:sz="4" w:space="0" w:color="auto"/>
            </w:tcBorders>
          </w:tcPr>
          <w:p w14:paraId="03AEAA79" w14:textId="77777777" w:rsidR="00BB5948" w:rsidRPr="001D450F" w:rsidRDefault="00BB5948" w:rsidP="00305F9D">
            <w:pPr>
              <w:spacing w:line="400" w:lineRule="exact"/>
              <w:jc w:val="center"/>
              <w:rPr>
                <w:kern w:val="0"/>
              </w:rPr>
            </w:pPr>
            <w:r w:rsidRPr="001D450F">
              <w:rPr>
                <w:rFonts w:hint="eastAsia"/>
                <w:kern w:val="0"/>
                <w:sz w:val="24"/>
              </w:rPr>
              <w:t>物理性状</w:t>
            </w:r>
          </w:p>
        </w:tc>
        <w:tc>
          <w:tcPr>
            <w:tcW w:w="4258" w:type="dxa"/>
            <w:tcBorders>
              <w:top w:val="single" w:sz="4" w:space="0" w:color="auto"/>
            </w:tcBorders>
          </w:tcPr>
          <w:p w14:paraId="5ECE9123" w14:textId="77777777" w:rsidR="00BB5948" w:rsidRPr="001D450F" w:rsidRDefault="00BB5948" w:rsidP="00305F9D">
            <w:pPr>
              <w:spacing w:line="400" w:lineRule="exact"/>
              <w:jc w:val="center"/>
              <w:rPr>
                <w:kern w:val="0"/>
              </w:rPr>
            </w:pPr>
            <w:r w:rsidRPr="001D450F">
              <w:rPr>
                <w:rFonts w:hint="eastAsia"/>
                <w:kern w:val="0"/>
                <w:sz w:val="24"/>
              </w:rPr>
              <w:t>澄清透明无沉淀</w:t>
            </w:r>
          </w:p>
        </w:tc>
      </w:tr>
      <w:tr w:rsidR="00BB5948" w:rsidRPr="001D450F" w14:paraId="0684EE54" w14:textId="77777777" w:rsidTr="00305F9D">
        <w:tc>
          <w:tcPr>
            <w:tcW w:w="4258" w:type="dxa"/>
          </w:tcPr>
          <w:p w14:paraId="438CA736" w14:textId="77777777" w:rsidR="00BB5948" w:rsidRPr="001D450F" w:rsidRDefault="00BB5948" w:rsidP="00305F9D">
            <w:pPr>
              <w:spacing w:line="400" w:lineRule="exact"/>
              <w:jc w:val="center"/>
              <w:rPr>
                <w:kern w:val="0"/>
              </w:rPr>
            </w:pPr>
            <w:r w:rsidRPr="001D450F">
              <w:rPr>
                <w:kern w:val="0"/>
                <w:sz w:val="24"/>
              </w:rPr>
              <w:t>pH</w:t>
            </w:r>
            <w:r w:rsidRPr="001D450F">
              <w:rPr>
                <w:rFonts w:hint="eastAsia"/>
                <w:kern w:val="0"/>
                <w:sz w:val="24"/>
              </w:rPr>
              <w:t>值</w:t>
            </w:r>
          </w:p>
        </w:tc>
        <w:tc>
          <w:tcPr>
            <w:tcW w:w="4258" w:type="dxa"/>
          </w:tcPr>
          <w:p w14:paraId="05F797BD" w14:textId="77777777" w:rsidR="00BB5948" w:rsidRPr="001D450F" w:rsidRDefault="00BB5948" w:rsidP="00305F9D">
            <w:pPr>
              <w:spacing w:line="400" w:lineRule="exact"/>
              <w:jc w:val="center"/>
              <w:rPr>
                <w:kern w:val="0"/>
              </w:rPr>
            </w:pPr>
            <w:r w:rsidRPr="001D450F">
              <w:rPr>
                <w:kern w:val="0"/>
                <w:sz w:val="24"/>
              </w:rPr>
              <w:t>6.9-7.0</w:t>
            </w:r>
          </w:p>
        </w:tc>
      </w:tr>
      <w:tr w:rsidR="00BB5948" w:rsidRPr="001D450F" w14:paraId="3EF91CF9" w14:textId="77777777" w:rsidTr="00305F9D">
        <w:tc>
          <w:tcPr>
            <w:tcW w:w="4258" w:type="dxa"/>
          </w:tcPr>
          <w:p w14:paraId="34B7B6A0" w14:textId="77777777" w:rsidR="00BB5948" w:rsidRPr="001D450F" w:rsidRDefault="00BB5948" w:rsidP="00305F9D">
            <w:pPr>
              <w:spacing w:line="400" w:lineRule="exact"/>
              <w:jc w:val="center"/>
              <w:rPr>
                <w:kern w:val="0"/>
              </w:rPr>
            </w:pPr>
            <w:r w:rsidRPr="001D450F">
              <w:rPr>
                <w:rFonts w:hint="eastAsia"/>
                <w:kern w:val="0"/>
                <w:sz w:val="24"/>
              </w:rPr>
              <w:t>无菌滤膜通透性压力</w:t>
            </w:r>
          </w:p>
        </w:tc>
        <w:tc>
          <w:tcPr>
            <w:tcW w:w="4258" w:type="dxa"/>
          </w:tcPr>
          <w:p w14:paraId="06E5F51D" w14:textId="77777777" w:rsidR="00BB5948" w:rsidRPr="001D450F" w:rsidRDefault="00BB5948" w:rsidP="00305F9D">
            <w:pPr>
              <w:spacing w:line="400" w:lineRule="exact"/>
              <w:jc w:val="center"/>
              <w:rPr>
                <w:kern w:val="0"/>
              </w:rPr>
            </w:pPr>
            <w:r w:rsidRPr="001D450F">
              <w:rPr>
                <w:rFonts w:hint="eastAsia"/>
                <w:kern w:val="0"/>
                <w:sz w:val="24"/>
              </w:rPr>
              <w:t>≥</w:t>
            </w:r>
            <w:r w:rsidRPr="001D450F">
              <w:rPr>
                <w:kern w:val="0"/>
                <w:sz w:val="24"/>
              </w:rPr>
              <w:t>0.4 MPa</w:t>
            </w:r>
          </w:p>
        </w:tc>
      </w:tr>
      <w:tr w:rsidR="00BB5948" w:rsidRPr="001D450F" w14:paraId="3F2C9000" w14:textId="77777777" w:rsidTr="00305F9D">
        <w:tc>
          <w:tcPr>
            <w:tcW w:w="4258" w:type="dxa"/>
          </w:tcPr>
          <w:p w14:paraId="75D94236" w14:textId="77777777" w:rsidR="00BB5948" w:rsidRPr="001D450F" w:rsidRDefault="00BB5948" w:rsidP="00305F9D">
            <w:pPr>
              <w:spacing w:line="400" w:lineRule="exact"/>
              <w:jc w:val="center"/>
              <w:rPr>
                <w:kern w:val="0"/>
              </w:rPr>
            </w:pPr>
            <w:r w:rsidRPr="001D450F">
              <w:rPr>
                <w:rFonts w:hint="eastAsia"/>
                <w:kern w:val="0"/>
                <w:sz w:val="24"/>
              </w:rPr>
              <w:t>乙醇含量</w:t>
            </w:r>
          </w:p>
        </w:tc>
        <w:tc>
          <w:tcPr>
            <w:tcW w:w="4258" w:type="dxa"/>
          </w:tcPr>
          <w:p w14:paraId="2ACE15F1" w14:textId="77777777" w:rsidR="00BB5948" w:rsidRPr="001D450F" w:rsidRDefault="00BB5948" w:rsidP="00305F9D">
            <w:pPr>
              <w:spacing w:line="400" w:lineRule="exact"/>
              <w:jc w:val="center"/>
              <w:rPr>
                <w:kern w:val="0"/>
              </w:rPr>
            </w:pPr>
            <w:r w:rsidRPr="001D450F">
              <w:rPr>
                <w:kern w:val="0"/>
                <w:sz w:val="24"/>
              </w:rPr>
              <w:t>&lt;10%</w:t>
            </w:r>
          </w:p>
        </w:tc>
      </w:tr>
      <w:tr w:rsidR="00BB5948" w:rsidRPr="001D450F" w14:paraId="42233ED8" w14:textId="77777777" w:rsidTr="00305F9D">
        <w:tc>
          <w:tcPr>
            <w:tcW w:w="4258" w:type="dxa"/>
          </w:tcPr>
          <w:p w14:paraId="2B9D147C" w14:textId="77777777" w:rsidR="00BB5948" w:rsidRPr="001D450F" w:rsidRDefault="00BB5948" w:rsidP="00305F9D">
            <w:pPr>
              <w:spacing w:line="400" w:lineRule="exact"/>
              <w:jc w:val="center"/>
              <w:rPr>
                <w:kern w:val="0"/>
              </w:rPr>
            </w:pPr>
            <w:r w:rsidRPr="001D450F">
              <w:rPr>
                <w:kern w:val="0"/>
                <w:sz w:val="24"/>
              </w:rPr>
              <w:t>RCP</w:t>
            </w:r>
          </w:p>
        </w:tc>
        <w:tc>
          <w:tcPr>
            <w:tcW w:w="4258" w:type="dxa"/>
          </w:tcPr>
          <w:p w14:paraId="4427B3A3" w14:textId="77777777" w:rsidR="00BB5948" w:rsidRPr="001D450F" w:rsidRDefault="00BB5948" w:rsidP="00305F9D">
            <w:pPr>
              <w:spacing w:line="400" w:lineRule="exact"/>
              <w:jc w:val="center"/>
              <w:rPr>
                <w:kern w:val="0"/>
              </w:rPr>
            </w:pPr>
            <w:r w:rsidRPr="001D450F">
              <w:rPr>
                <w:kern w:val="0"/>
                <w:sz w:val="24"/>
              </w:rPr>
              <w:t>&gt;95%</w:t>
            </w:r>
          </w:p>
        </w:tc>
      </w:tr>
      <w:tr w:rsidR="00BB5948" w:rsidRPr="001D450F" w14:paraId="15DF18B7" w14:textId="77777777" w:rsidTr="00305F9D">
        <w:tc>
          <w:tcPr>
            <w:tcW w:w="4258" w:type="dxa"/>
          </w:tcPr>
          <w:p w14:paraId="5D2EBB02" w14:textId="77777777" w:rsidR="00BB5948" w:rsidRPr="001D450F" w:rsidRDefault="00BB5948" w:rsidP="00305F9D">
            <w:pPr>
              <w:spacing w:line="400" w:lineRule="exact"/>
              <w:jc w:val="center"/>
              <w:rPr>
                <w:kern w:val="0"/>
              </w:rPr>
            </w:pPr>
            <w:r w:rsidRPr="001D450F">
              <w:rPr>
                <w:rFonts w:hint="eastAsia"/>
                <w:kern w:val="0"/>
                <w:sz w:val="24"/>
              </w:rPr>
              <w:t>放射性浓度</w:t>
            </w:r>
          </w:p>
        </w:tc>
        <w:tc>
          <w:tcPr>
            <w:tcW w:w="4258" w:type="dxa"/>
          </w:tcPr>
          <w:p w14:paraId="64C9340F" w14:textId="77777777" w:rsidR="00BB5948" w:rsidRPr="001D450F" w:rsidRDefault="00BB5948" w:rsidP="00305F9D">
            <w:pPr>
              <w:spacing w:line="400" w:lineRule="exact"/>
              <w:jc w:val="center"/>
              <w:rPr>
                <w:kern w:val="0"/>
              </w:rPr>
            </w:pPr>
            <w:r w:rsidRPr="001D450F">
              <w:rPr>
                <w:kern w:val="0"/>
                <w:sz w:val="24"/>
              </w:rPr>
              <w:t>17.6 mCi/mL</w:t>
            </w:r>
          </w:p>
        </w:tc>
      </w:tr>
      <w:tr w:rsidR="00BB5948" w:rsidRPr="001D450F" w14:paraId="6C82A841" w14:textId="77777777" w:rsidTr="00305F9D">
        <w:tc>
          <w:tcPr>
            <w:tcW w:w="4258" w:type="dxa"/>
          </w:tcPr>
          <w:p w14:paraId="2AC3E239" w14:textId="77777777" w:rsidR="00BB5948" w:rsidRPr="001D450F" w:rsidRDefault="00BB5948" w:rsidP="00305F9D">
            <w:pPr>
              <w:spacing w:line="400" w:lineRule="exact"/>
              <w:jc w:val="center"/>
              <w:rPr>
                <w:kern w:val="0"/>
              </w:rPr>
            </w:pPr>
            <w:r w:rsidRPr="001D450F">
              <w:rPr>
                <w:rFonts w:hint="eastAsia"/>
                <w:kern w:val="0"/>
                <w:sz w:val="24"/>
              </w:rPr>
              <w:t>放射性半衰期</w:t>
            </w:r>
          </w:p>
        </w:tc>
        <w:tc>
          <w:tcPr>
            <w:tcW w:w="4258" w:type="dxa"/>
          </w:tcPr>
          <w:p w14:paraId="37CA71F5" w14:textId="77777777" w:rsidR="00BB5948" w:rsidRPr="001D450F" w:rsidRDefault="00BB5948" w:rsidP="00305F9D">
            <w:pPr>
              <w:spacing w:line="400" w:lineRule="exact"/>
              <w:jc w:val="center"/>
              <w:rPr>
                <w:kern w:val="0"/>
              </w:rPr>
            </w:pPr>
            <w:r w:rsidRPr="001D450F">
              <w:rPr>
                <w:kern w:val="0"/>
                <w:sz w:val="24"/>
              </w:rPr>
              <w:t>20</w:t>
            </w:r>
            <w:r w:rsidRPr="001D450F">
              <w:rPr>
                <w:rFonts w:hint="eastAsia"/>
                <w:kern w:val="0"/>
                <w:sz w:val="24"/>
              </w:rPr>
              <w:t>±</w:t>
            </w:r>
            <w:r w:rsidRPr="001D450F">
              <w:rPr>
                <w:kern w:val="0"/>
                <w:sz w:val="24"/>
              </w:rPr>
              <w:t>2 min</w:t>
            </w:r>
          </w:p>
        </w:tc>
      </w:tr>
      <w:tr w:rsidR="00BB5948" w:rsidRPr="001D450F" w14:paraId="03857CF4" w14:textId="77777777" w:rsidTr="00305F9D">
        <w:tc>
          <w:tcPr>
            <w:tcW w:w="4258" w:type="dxa"/>
          </w:tcPr>
          <w:p w14:paraId="6B7DC729" w14:textId="77777777" w:rsidR="00BB5948" w:rsidRPr="001D450F" w:rsidRDefault="00BB5948" w:rsidP="00305F9D">
            <w:pPr>
              <w:spacing w:line="400" w:lineRule="exact"/>
              <w:jc w:val="center"/>
              <w:rPr>
                <w:kern w:val="0"/>
              </w:rPr>
            </w:pPr>
            <w:r w:rsidRPr="001D450F">
              <w:rPr>
                <w:rFonts w:hint="eastAsia"/>
                <w:kern w:val="0"/>
                <w:sz w:val="24"/>
              </w:rPr>
              <w:t>比活度</w:t>
            </w:r>
          </w:p>
        </w:tc>
        <w:tc>
          <w:tcPr>
            <w:tcW w:w="4258" w:type="dxa"/>
          </w:tcPr>
          <w:p w14:paraId="534E7258" w14:textId="77777777" w:rsidR="00BB5948" w:rsidRPr="001D450F" w:rsidRDefault="00BB5948" w:rsidP="00305F9D">
            <w:pPr>
              <w:spacing w:line="400" w:lineRule="exact"/>
              <w:jc w:val="center"/>
              <w:rPr>
                <w:kern w:val="0"/>
              </w:rPr>
            </w:pPr>
            <w:r w:rsidRPr="001D450F">
              <w:rPr>
                <w:sz w:val="24"/>
              </w:rPr>
              <w:t>4 ± 0.3 Ci/µmol</w:t>
            </w:r>
          </w:p>
        </w:tc>
      </w:tr>
      <w:tr w:rsidR="00BB5948" w:rsidRPr="001D450F" w14:paraId="643D6F61" w14:textId="77777777" w:rsidTr="00305F9D">
        <w:tc>
          <w:tcPr>
            <w:tcW w:w="4258" w:type="dxa"/>
          </w:tcPr>
          <w:p w14:paraId="33174E18" w14:textId="77777777" w:rsidR="00BB5948" w:rsidRPr="001D450F" w:rsidRDefault="00BB5948" w:rsidP="00305F9D">
            <w:pPr>
              <w:spacing w:line="400" w:lineRule="exact"/>
              <w:jc w:val="center"/>
              <w:rPr>
                <w:kern w:val="0"/>
              </w:rPr>
            </w:pPr>
            <w:r w:rsidRPr="001D450F">
              <w:rPr>
                <w:rFonts w:hint="eastAsia"/>
                <w:kern w:val="0"/>
                <w:sz w:val="24"/>
              </w:rPr>
              <w:t>细菌学检测</w:t>
            </w:r>
          </w:p>
        </w:tc>
        <w:tc>
          <w:tcPr>
            <w:tcW w:w="4258" w:type="dxa"/>
          </w:tcPr>
          <w:p w14:paraId="201BC410" w14:textId="77777777" w:rsidR="00BB5948" w:rsidRPr="001D450F" w:rsidRDefault="00BB5948" w:rsidP="00305F9D">
            <w:pPr>
              <w:spacing w:line="400" w:lineRule="exact"/>
              <w:jc w:val="center"/>
            </w:pPr>
            <w:r w:rsidRPr="001D450F">
              <w:rPr>
                <w:rFonts w:hint="eastAsia"/>
                <w:sz w:val="24"/>
              </w:rPr>
              <w:t>阴性</w:t>
            </w:r>
          </w:p>
        </w:tc>
      </w:tr>
      <w:tr w:rsidR="00BB5948" w:rsidRPr="001D450F" w14:paraId="38621A4E" w14:textId="77777777" w:rsidTr="00305F9D">
        <w:tc>
          <w:tcPr>
            <w:tcW w:w="4258" w:type="dxa"/>
          </w:tcPr>
          <w:p w14:paraId="23E6C6B7" w14:textId="77777777" w:rsidR="00BB5948" w:rsidRPr="001D450F" w:rsidRDefault="00BB5948" w:rsidP="00305F9D">
            <w:pPr>
              <w:spacing w:line="400" w:lineRule="exact"/>
              <w:jc w:val="center"/>
              <w:rPr>
                <w:kern w:val="0"/>
              </w:rPr>
            </w:pPr>
            <w:r w:rsidRPr="001D450F">
              <w:rPr>
                <w:rFonts w:hint="eastAsia"/>
                <w:kern w:val="0"/>
                <w:sz w:val="24"/>
              </w:rPr>
              <w:t>内毒素实验</w:t>
            </w:r>
          </w:p>
        </w:tc>
        <w:tc>
          <w:tcPr>
            <w:tcW w:w="4258" w:type="dxa"/>
          </w:tcPr>
          <w:p w14:paraId="6762123A" w14:textId="77777777" w:rsidR="00BB5948" w:rsidRPr="001D450F" w:rsidRDefault="00BB5948" w:rsidP="00305F9D">
            <w:pPr>
              <w:spacing w:line="400" w:lineRule="exact"/>
              <w:jc w:val="center"/>
            </w:pPr>
            <w:r w:rsidRPr="001D450F">
              <w:rPr>
                <w:rFonts w:hint="eastAsia"/>
                <w:sz w:val="24"/>
              </w:rPr>
              <w:t>阴性</w:t>
            </w:r>
          </w:p>
        </w:tc>
      </w:tr>
    </w:tbl>
    <w:p w14:paraId="2697F702" w14:textId="77777777" w:rsidR="00BB5948" w:rsidRPr="001D450F" w:rsidRDefault="00BB5948" w:rsidP="00BB5948">
      <w:pPr>
        <w:spacing w:line="400" w:lineRule="exact"/>
        <w:rPr>
          <w:kern w:val="0"/>
          <w:sz w:val="24"/>
        </w:rPr>
      </w:pPr>
    </w:p>
    <w:p w14:paraId="2EEBC4F2" w14:textId="77777777" w:rsidR="0071387B" w:rsidRPr="001D450F" w:rsidRDefault="00BB5948" w:rsidP="0071387B">
      <w:pPr>
        <w:spacing w:line="400" w:lineRule="exact"/>
        <w:ind w:firstLineChars="200" w:firstLine="480"/>
        <w:rPr>
          <w:kern w:val="0"/>
          <w:sz w:val="24"/>
        </w:rPr>
      </w:pPr>
      <w:r w:rsidRPr="001D450F">
        <w:rPr>
          <w:rFonts w:hint="eastAsia"/>
          <w:kern w:val="0"/>
          <w:sz w:val="24"/>
        </w:rPr>
        <w:t>上述指标符合</w:t>
      </w:r>
      <w:r w:rsidRPr="001D450F">
        <w:rPr>
          <w:kern w:val="0"/>
          <w:sz w:val="24"/>
        </w:rPr>
        <w:t>SFDA</w:t>
      </w:r>
      <w:r w:rsidRPr="001D450F">
        <w:rPr>
          <w:rFonts w:hint="eastAsia"/>
          <w:kern w:val="0"/>
          <w:sz w:val="24"/>
        </w:rPr>
        <w:t>颁布的《正电子放射性药物质量控制指导原则》。</w:t>
      </w:r>
    </w:p>
    <w:p w14:paraId="25EF3AC1" w14:textId="77777777" w:rsidR="00BB5948" w:rsidRPr="001D450F" w:rsidRDefault="00BB5948" w:rsidP="0071387B">
      <w:pPr>
        <w:spacing w:line="400" w:lineRule="exact"/>
        <w:rPr>
          <w:rFonts w:cs="Arial"/>
          <w:sz w:val="24"/>
          <w:szCs w:val="20"/>
        </w:rPr>
      </w:pPr>
      <w:r w:rsidRPr="001D450F">
        <w:rPr>
          <w:rFonts w:cs="Arial"/>
          <w:sz w:val="24"/>
          <w:szCs w:val="20"/>
        </w:rPr>
        <w:t>2</w:t>
      </w:r>
      <w:r w:rsidR="0071387B" w:rsidRPr="001D450F">
        <w:rPr>
          <w:rFonts w:cs="Arial" w:hint="eastAsia"/>
          <w:sz w:val="24"/>
          <w:szCs w:val="20"/>
        </w:rPr>
        <w:t>.</w:t>
      </w:r>
      <w:r w:rsidRPr="001D450F">
        <w:rPr>
          <w:rFonts w:cs="Arial"/>
          <w:sz w:val="24"/>
          <w:szCs w:val="20"/>
        </w:rPr>
        <w:t xml:space="preserve"> PET/MRI</w:t>
      </w:r>
      <w:r w:rsidRPr="001D450F">
        <w:rPr>
          <w:rFonts w:cs="Arial" w:hint="eastAsia"/>
          <w:sz w:val="24"/>
          <w:szCs w:val="20"/>
        </w:rPr>
        <w:t>分析</w:t>
      </w:r>
    </w:p>
    <w:p w14:paraId="65ADB27C" w14:textId="77777777" w:rsidR="00BB5948" w:rsidRPr="001D450F" w:rsidRDefault="00BB5948" w:rsidP="00BB5948">
      <w:pPr>
        <w:pStyle w:val="ad"/>
        <w:spacing w:line="400" w:lineRule="exact"/>
        <w:ind w:firstLineChars="200" w:firstLine="480"/>
        <w:rPr>
          <w:rFonts w:ascii="Times New Roman" w:eastAsia="宋体" w:hAnsi="Times New Roman"/>
          <w:sz w:val="24"/>
        </w:rPr>
      </w:pPr>
      <w:r w:rsidRPr="001D450F">
        <w:rPr>
          <w:rFonts w:ascii="Times New Roman" w:eastAsia="宋体" w:hAnsi="Times New Roman" w:hint="eastAsia"/>
          <w:sz w:val="24"/>
        </w:rPr>
        <w:t>综合考虑</w:t>
      </w:r>
      <w:r w:rsidRPr="001D450F">
        <w:rPr>
          <w:rFonts w:ascii="Times New Roman" w:eastAsia="宋体" w:hAnsi="Times New Roman"/>
          <w:sz w:val="24"/>
        </w:rPr>
        <w:t>MMSE</w:t>
      </w:r>
      <w:r w:rsidRPr="001D450F">
        <w:rPr>
          <w:rFonts w:ascii="Times New Roman" w:eastAsia="宋体" w:hAnsi="Times New Roman" w:hint="eastAsia"/>
          <w:sz w:val="24"/>
        </w:rPr>
        <w:t>评分、</w:t>
      </w:r>
      <w:r w:rsidRPr="001D450F">
        <w:rPr>
          <w:rFonts w:ascii="Times New Roman" w:eastAsia="宋体" w:hAnsi="Times New Roman"/>
          <w:sz w:val="24"/>
        </w:rPr>
        <w:t>AVLT</w:t>
      </w:r>
      <w:r w:rsidRPr="001D450F">
        <w:rPr>
          <w:rFonts w:ascii="Times New Roman" w:eastAsia="宋体" w:hAnsi="Times New Roman" w:hint="eastAsia"/>
          <w:sz w:val="24"/>
        </w:rPr>
        <w:t>延迟回忆、波士顿命名测验、连线测验</w:t>
      </w:r>
      <w:r w:rsidRPr="001D450F">
        <w:rPr>
          <w:rFonts w:ascii="Times New Roman" w:eastAsia="宋体" w:hAnsi="Times New Roman"/>
          <w:sz w:val="24"/>
        </w:rPr>
        <w:t>B</w:t>
      </w:r>
      <w:r w:rsidRPr="001D450F">
        <w:rPr>
          <w:rFonts w:ascii="Times New Roman" w:eastAsia="宋体" w:hAnsi="Times New Roman" w:hint="eastAsia"/>
          <w:sz w:val="24"/>
        </w:rPr>
        <w:t>、动物言语流畅性测验、临床痴呆评分和</w:t>
      </w:r>
      <w:r w:rsidRPr="001D450F">
        <w:rPr>
          <w:rFonts w:ascii="Times New Roman" w:eastAsia="宋体" w:hAnsi="Times New Roman" w:cs="宋体"/>
          <w:kern w:val="0"/>
          <w:sz w:val="24"/>
          <w:szCs w:val="16"/>
        </w:rPr>
        <w:t>Hachinski</w:t>
      </w:r>
      <w:r w:rsidRPr="001D450F">
        <w:rPr>
          <w:rFonts w:ascii="Times New Roman" w:eastAsia="宋体" w:hAnsi="Times New Roman" w:cs="宋体" w:hint="eastAsia"/>
          <w:kern w:val="0"/>
          <w:sz w:val="24"/>
          <w:szCs w:val="16"/>
        </w:rPr>
        <w:t>缺血评分</w:t>
      </w:r>
      <w:r w:rsidRPr="001D450F">
        <w:rPr>
          <w:rFonts w:ascii="Times New Roman" w:eastAsia="宋体" w:hAnsi="Times New Roman" w:hint="eastAsia"/>
          <w:sz w:val="24"/>
        </w:rPr>
        <w:t>筛选的</w:t>
      </w:r>
      <w:r w:rsidRPr="001D450F">
        <w:rPr>
          <w:rFonts w:ascii="Times New Roman" w:eastAsia="宋体" w:hAnsi="Times New Roman"/>
          <w:sz w:val="24"/>
        </w:rPr>
        <w:t>aMCI</w:t>
      </w:r>
      <w:r w:rsidRPr="001D450F">
        <w:rPr>
          <w:rFonts w:ascii="Times New Roman" w:eastAsia="宋体" w:hAnsi="Times New Roman" w:hint="eastAsia"/>
          <w:sz w:val="24"/>
        </w:rPr>
        <w:t>患者资料见下表</w:t>
      </w:r>
      <w:r w:rsidRPr="001D450F">
        <w:rPr>
          <w:rFonts w:ascii="Times New Roman" w:eastAsia="宋体" w:hAnsi="Times New Roman"/>
          <w:sz w:val="24"/>
        </w:rPr>
        <w:t>2</w:t>
      </w:r>
      <w:r w:rsidRPr="001D450F">
        <w:rPr>
          <w:rFonts w:ascii="Times New Roman" w:eastAsia="宋体" w:hAnsi="Times New Roman" w:hint="eastAsia"/>
          <w:sz w:val="24"/>
        </w:rPr>
        <w:t>。</w:t>
      </w:r>
    </w:p>
    <w:p w14:paraId="53A53DF9" w14:textId="77777777" w:rsidR="00BB5948" w:rsidRPr="001D450F" w:rsidRDefault="00BB5948" w:rsidP="0071387B">
      <w:pPr>
        <w:pStyle w:val="ad"/>
        <w:keepNext/>
        <w:spacing w:line="400" w:lineRule="exact"/>
        <w:jc w:val="center"/>
        <w:rPr>
          <w:rFonts w:ascii="Times New Roman" w:eastAsia="宋体" w:hAnsi="Times New Roman"/>
          <w:sz w:val="24"/>
        </w:rPr>
      </w:pPr>
      <w:r w:rsidRPr="001D450F">
        <w:rPr>
          <w:rFonts w:ascii="Times New Roman" w:eastAsia="宋体" w:hAnsi="Times New Roman" w:hint="eastAsia"/>
          <w:sz w:val="24"/>
        </w:rPr>
        <w:t>表</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2</w:t>
      </w:r>
      <w:r w:rsidRPr="001D450F">
        <w:rPr>
          <w:rFonts w:ascii="Times New Roman" w:eastAsia="宋体" w:hAnsi="Times New Roman"/>
          <w:sz w:val="24"/>
        </w:rPr>
        <w:t xml:space="preserve"> aMCI</w:t>
      </w:r>
      <w:r w:rsidRPr="001D450F">
        <w:rPr>
          <w:rFonts w:ascii="Times New Roman" w:eastAsia="宋体" w:hAnsi="Times New Roman" w:hint="eastAsia"/>
          <w:sz w:val="24"/>
        </w:rPr>
        <w:t>病例临床资料</w:t>
      </w:r>
    </w:p>
    <w:tbl>
      <w:tblPr>
        <w:tblW w:w="9474" w:type="dxa"/>
        <w:tblInd w:w="-72" w:type="dxa"/>
        <w:tblLook w:val="0000" w:firstRow="0" w:lastRow="0" w:firstColumn="0" w:lastColumn="0" w:noHBand="0" w:noVBand="0"/>
      </w:tblPr>
      <w:tblGrid>
        <w:gridCol w:w="900"/>
        <w:gridCol w:w="412"/>
        <w:gridCol w:w="440"/>
        <w:gridCol w:w="713"/>
        <w:gridCol w:w="688"/>
        <w:gridCol w:w="919"/>
        <w:gridCol w:w="900"/>
        <w:gridCol w:w="720"/>
        <w:gridCol w:w="1080"/>
        <w:gridCol w:w="794"/>
        <w:gridCol w:w="865"/>
        <w:gridCol w:w="1043"/>
      </w:tblGrid>
      <w:tr w:rsidR="00BB5948" w:rsidRPr="001D450F" w14:paraId="353E752D" w14:textId="77777777" w:rsidTr="00305F9D">
        <w:trPr>
          <w:trHeight w:val="210"/>
          <w:tblHeader/>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5476E20" w14:textId="77777777" w:rsidR="00BB5948" w:rsidRPr="001D450F" w:rsidRDefault="00BB5948" w:rsidP="00305F9D">
            <w:pPr>
              <w:widowControl/>
              <w:jc w:val="center"/>
              <w:rPr>
                <w:rFonts w:cs="宋体"/>
                <w:kern w:val="0"/>
                <w:sz w:val="16"/>
                <w:szCs w:val="16"/>
              </w:rPr>
            </w:pPr>
            <w:r w:rsidRPr="001D450F">
              <w:rPr>
                <w:rFonts w:cs="宋体" w:hint="eastAsia"/>
                <w:kern w:val="0"/>
                <w:sz w:val="16"/>
                <w:szCs w:val="16"/>
              </w:rPr>
              <w:t>编号</w:t>
            </w:r>
          </w:p>
        </w:tc>
        <w:tc>
          <w:tcPr>
            <w:tcW w:w="412" w:type="dxa"/>
            <w:tcBorders>
              <w:top w:val="single" w:sz="4" w:space="0" w:color="auto"/>
              <w:left w:val="nil"/>
              <w:bottom w:val="single" w:sz="4" w:space="0" w:color="auto"/>
              <w:right w:val="single" w:sz="4" w:space="0" w:color="auto"/>
            </w:tcBorders>
            <w:shd w:val="clear" w:color="auto" w:fill="FFFFFF"/>
            <w:noWrap/>
            <w:vAlign w:val="center"/>
          </w:tcPr>
          <w:p w14:paraId="20586DFC" w14:textId="77777777" w:rsidR="00BB5948" w:rsidRPr="001D450F" w:rsidRDefault="00BB5948" w:rsidP="00305F9D">
            <w:pPr>
              <w:widowControl/>
              <w:jc w:val="center"/>
              <w:rPr>
                <w:rFonts w:cs="宋体"/>
                <w:kern w:val="0"/>
                <w:sz w:val="16"/>
                <w:szCs w:val="16"/>
              </w:rPr>
            </w:pPr>
            <w:r w:rsidRPr="001D450F">
              <w:rPr>
                <w:rFonts w:cs="宋体" w:hint="eastAsia"/>
                <w:kern w:val="0"/>
                <w:sz w:val="16"/>
                <w:szCs w:val="16"/>
              </w:rPr>
              <w:t>性别</w:t>
            </w:r>
          </w:p>
        </w:tc>
        <w:tc>
          <w:tcPr>
            <w:tcW w:w="440" w:type="dxa"/>
            <w:tcBorders>
              <w:top w:val="single" w:sz="4" w:space="0" w:color="auto"/>
              <w:left w:val="nil"/>
              <w:bottom w:val="single" w:sz="4" w:space="0" w:color="auto"/>
              <w:right w:val="single" w:sz="4" w:space="0" w:color="auto"/>
            </w:tcBorders>
            <w:shd w:val="clear" w:color="auto" w:fill="FFFFFF"/>
            <w:noWrap/>
            <w:vAlign w:val="center"/>
          </w:tcPr>
          <w:p w14:paraId="7B802466" w14:textId="77777777" w:rsidR="00BB5948" w:rsidRPr="001D450F" w:rsidRDefault="00BB5948" w:rsidP="00305F9D">
            <w:pPr>
              <w:widowControl/>
              <w:jc w:val="center"/>
              <w:rPr>
                <w:rFonts w:cs="宋体"/>
                <w:kern w:val="0"/>
                <w:sz w:val="16"/>
                <w:szCs w:val="16"/>
              </w:rPr>
            </w:pPr>
            <w:r w:rsidRPr="001D450F">
              <w:rPr>
                <w:rFonts w:cs="宋体" w:hint="eastAsia"/>
                <w:kern w:val="0"/>
                <w:sz w:val="16"/>
                <w:szCs w:val="16"/>
              </w:rPr>
              <w:t>年龄</w:t>
            </w:r>
          </w:p>
        </w:tc>
        <w:tc>
          <w:tcPr>
            <w:tcW w:w="713" w:type="dxa"/>
            <w:tcBorders>
              <w:top w:val="single" w:sz="4" w:space="0" w:color="auto"/>
              <w:left w:val="nil"/>
              <w:bottom w:val="single" w:sz="4" w:space="0" w:color="auto"/>
              <w:right w:val="single" w:sz="4" w:space="0" w:color="auto"/>
            </w:tcBorders>
            <w:shd w:val="clear" w:color="auto" w:fill="FFFFFF"/>
            <w:noWrap/>
            <w:vAlign w:val="center"/>
          </w:tcPr>
          <w:p w14:paraId="7E0164AC" w14:textId="77777777" w:rsidR="00BB5948" w:rsidRPr="001D450F" w:rsidRDefault="00BB5948" w:rsidP="00305F9D">
            <w:pPr>
              <w:widowControl/>
              <w:jc w:val="center"/>
              <w:rPr>
                <w:rFonts w:cs="宋体"/>
                <w:kern w:val="0"/>
                <w:sz w:val="16"/>
                <w:szCs w:val="16"/>
              </w:rPr>
            </w:pPr>
            <w:r w:rsidRPr="001D450F">
              <w:rPr>
                <w:rFonts w:cs="宋体" w:hint="eastAsia"/>
                <w:kern w:val="0"/>
                <w:sz w:val="16"/>
                <w:szCs w:val="16"/>
              </w:rPr>
              <w:t>教育</w:t>
            </w:r>
          </w:p>
          <w:p w14:paraId="168011FF" w14:textId="77777777" w:rsidR="00BB5948" w:rsidRPr="001D450F" w:rsidRDefault="00BB5948" w:rsidP="00305F9D">
            <w:pPr>
              <w:widowControl/>
              <w:jc w:val="center"/>
              <w:rPr>
                <w:rFonts w:cs="宋体"/>
                <w:kern w:val="0"/>
                <w:sz w:val="16"/>
                <w:szCs w:val="16"/>
              </w:rPr>
            </w:pPr>
            <w:r w:rsidRPr="001D450F">
              <w:rPr>
                <w:rFonts w:cs="宋体" w:hint="eastAsia"/>
                <w:kern w:val="0"/>
                <w:sz w:val="16"/>
                <w:szCs w:val="16"/>
              </w:rPr>
              <w:t>时间</w:t>
            </w:r>
          </w:p>
        </w:tc>
        <w:tc>
          <w:tcPr>
            <w:tcW w:w="688" w:type="dxa"/>
            <w:tcBorders>
              <w:top w:val="single" w:sz="4" w:space="0" w:color="auto"/>
              <w:left w:val="nil"/>
              <w:bottom w:val="single" w:sz="4" w:space="0" w:color="auto"/>
              <w:right w:val="single" w:sz="4" w:space="0" w:color="auto"/>
            </w:tcBorders>
            <w:shd w:val="clear" w:color="auto" w:fill="FFFFFF"/>
            <w:noWrap/>
            <w:vAlign w:val="center"/>
          </w:tcPr>
          <w:p w14:paraId="4A3F32B0" w14:textId="77777777" w:rsidR="00BB5948" w:rsidRPr="001D450F" w:rsidRDefault="00BB5948" w:rsidP="00305F9D">
            <w:pPr>
              <w:widowControl/>
              <w:jc w:val="center"/>
              <w:rPr>
                <w:rFonts w:cs="宋体"/>
                <w:kern w:val="0"/>
                <w:sz w:val="16"/>
                <w:szCs w:val="16"/>
              </w:rPr>
            </w:pPr>
            <w:r w:rsidRPr="001D450F">
              <w:rPr>
                <w:rFonts w:cs="宋体"/>
                <w:kern w:val="0"/>
                <w:sz w:val="16"/>
                <w:szCs w:val="16"/>
              </w:rPr>
              <w:t>MMSE</w:t>
            </w:r>
          </w:p>
        </w:tc>
        <w:tc>
          <w:tcPr>
            <w:tcW w:w="919" w:type="dxa"/>
            <w:tcBorders>
              <w:top w:val="single" w:sz="4" w:space="0" w:color="auto"/>
              <w:left w:val="nil"/>
              <w:bottom w:val="single" w:sz="4" w:space="0" w:color="auto"/>
              <w:right w:val="single" w:sz="4" w:space="0" w:color="auto"/>
            </w:tcBorders>
            <w:shd w:val="clear" w:color="auto" w:fill="FFFFFF"/>
            <w:noWrap/>
            <w:vAlign w:val="center"/>
          </w:tcPr>
          <w:p w14:paraId="7588559D" w14:textId="77777777" w:rsidR="00BB5948" w:rsidRPr="001D450F" w:rsidRDefault="00BB5948" w:rsidP="00305F9D">
            <w:pPr>
              <w:widowControl/>
              <w:jc w:val="center"/>
              <w:rPr>
                <w:rFonts w:cs="宋体"/>
                <w:kern w:val="0"/>
                <w:sz w:val="16"/>
                <w:szCs w:val="16"/>
              </w:rPr>
            </w:pPr>
            <w:r w:rsidRPr="001D450F">
              <w:rPr>
                <w:rFonts w:cs="宋体"/>
                <w:kern w:val="0"/>
                <w:sz w:val="16"/>
                <w:szCs w:val="16"/>
              </w:rPr>
              <w:t>AVLT</w:t>
            </w:r>
            <w:r w:rsidRPr="001D450F">
              <w:rPr>
                <w:rFonts w:cs="宋体" w:hint="eastAsia"/>
                <w:kern w:val="0"/>
                <w:sz w:val="16"/>
                <w:szCs w:val="16"/>
              </w:rPr>
              <w:t>延迟回忆</w:t>
            </w:r>
          </w:p>
        </w:tc>
        <w:tc>
          <w:tcPr>
            <w:tcW w:w="900" w:type="dxa"/>
            <w:tcBorders>
              <w:top w:val="single" w:sz="4" w:space="0" w:color="auto"/>
              <w:left w:val="nil"/>
              <w:bottom w:val="single" w:sz="4" w:space="0" w:color="auto"/>
              <w:right w:val="single" w:sz="4" w:space="0" w:color="auto"/>
            </w:tcBorders>
            <w:shd w:val="clear" w:color="auto" w:fill="FFFFFF"/>
            <w:noWrap/>
            <w:vAlign w:val="center"/>
          </w:tcPr>
          <w:p w14:paraId="0A495369" w14:textId="77777777" w:rsidR="00BB5948" w:rsidRPr="001D450F" w:rsidRDefault="00BB5948" w:rsidP="00305F9D">
            <w:pPr>
              <w:widowControl/>
              <w:jc w:val="center"/>
              <w:rPr>
                <w:rFonts w:cs="宋体"/>
                <w:kern w:val="0"/>
                <w:sz w:val="16"/>
                <w:szCs w:val="16"/>
              </w:rPr>
            </w:pPr>
            <w:r w:rsidRPr="001D450F">
              <w:rPr>
                <w:rFonts w:cs="宋体" w:hint="eastAsia"/>
                <w:kern w:val="0"/>
                <w:sz w:val="16"/>
                <w:szCs w:val="16"/>
              </w:rPr>
              <w:t>波士顿命名测验</w:t>
            </w:r>
          </w:p>
        </w:tc>
        <w:tc>
          <w:tcPr>
            <w:tcW w:w="720" w:type="dxa"/>
            <w:tcBorders>
              <w:top w:val="single" w:sz="4" w:space="0" w:color="auto"/>
              <w:left w:val="nil"/>
              <w:bottom w:val="single" w:sz="4" w:space="0" w:color="auto"/>
              <w:right w:val="single" w:sz="4" w:space="0" w:color="auto"/>
            </w:tcBorders>
            <w:shd w:val="clear" w:color="auto" w:fill="FFFFFF"/>
            <w:noWrap/>
            <w:vAlign w:val="center"/>
          </w:tcPr>
          <w:p w14:paraId="3A11A1DC" w14:textId="77777777" w:rsidR="00BB5948" w:rsidRPr="001D450F" w:rsidRDefault="00BB5948" w:rsidP="00305F9D">
            <w:pPr>
              <w:widowControl/>
              <w:jc w:val="center"/>
              <w:rPr>
                <w:rFonts w:cs="宋体"/>
                <w:kern w:val="0"/>
                <w:sz w:val="16"/>
                <w:szCs w:val="16"/>
              </w:rPr>
            </w:pPr>
            <w:r w:rsidRPr="001D450F">
              <w:rPr>
                <w:rFonts w:cs="宋体" w:hint="eastAsia"/>
                <w:kern w:val="0"/>
                <w:sz w:val="16"/>
                <w:szCs w:val="16"/>
              </w:rPr>
              <w:t>连线测验</w:t>
            </w:r>
            <w:r w:rsidRPr="001D450F">
              <w:rPr>
                <w:rFonts w:cs="宋体"/>
                <w:kern w:val="0"/>
                <w:sz w:val="16"/>
                <w:szCs w:val="16"/>
              </w:rPr>
              <w:t>B</w:t>
            </w:r>
          </w:p>
        </w:tc>
        <w:tc>
          <w:tcPr>
            <w:tcW w:w="1080" w:type="dxa"/>
            <w:tcBorders>
              <w:top w:val="single" w:sz="4" w:space="0" w:color="auto"/>
              <w:left w:val="nil"/>
              <w:bottom w:val="single" w:sz="4" w:space="0" w:color="auto"/>
              <w:right w:val="single" w:sz="4" w:space="0" w:color="auto"/>
            </w:tcBorders>
            <w:shd w:val="clear" w:color="auto" w:fill="FFFFFF"/>
            <w:noWrap/>
            <w:vAlign w:val="center"/>
          </w:tcPr>
          <w:p w14:paraId="517B5009" w14:textId="77777777" w:rsidR="00BB5948" w:rsidRPr="001D450F" w:rsidRDefault="00BB5948" w:rsidP="00305F9D">
            <w:pPr>
              <w:widowControl/>
              <w:jc w:val="center"/>
              <w:rPr>
                <w:rFonts w:cs="宋体"/>
                <w:kern w:val="0"/>
                <w:sz w:val="16"/>
                <w:szCs w:val="16"/>
              </w:rPr>
            </w:pPr>
            <w:r w:rsidRPr="001D450F">
              <w:rPr>
                <w:rFonts w:cs="宋体" w:hint="eastAsia"/>
                <w:kern w:val="0"/>
                <w:sz w:val="16"/>
                <w:szCs w:val="16"/>
              </w:rPr>
              <w:t>动物言语流畅性测验</w:t>
            </w:r>
          </w:p>
        </w:tc>
        <w:tc>
          <w:tcPr>
            <w:tcW w:w="794" w:type="dxa"/>
            <w:tcBorders>
              <w:top w:val="single" w:sz="4" w:space="0" w:color="auto"/>
              <w:left w:val="nil"/>
              <w:bottom w:val="single" w:sz="4" w:space="0" w:color="auto"/>
              <w:right w:val="single" w:sz="4" w:space="0" w:color="auto"/>
            </w:tcBorders>
            <w:shd w:val="clear" w:color="auto" w:fill="FFFFFF"/>
            <w:noWrap/>
            <w:vAlign w:val="center"/>
          </w:tcPr>
          <w:p w14:paraId="02BA3E51" w14:textId="77777777" w:rsidR="00BB5948" w:rsidRPr="001D450F" w:rsidRDefault="00BB5948" w:rsidP="00305F9D">
            <w:pPr>
              <w:widowControl/>
              <w:jc w:val="center"/>
              <w:rPr>
                <w:rFonts w:cs="宋体"/>
                <w:kern w:val="0"/>
                <w:sz w:val="16"/>
                <w:szCs w:val="16"/>
              </w:rPr>
            </w:pPr>
            <w:r w:rsidRPr="001D450F">
              <w:rPr>
                <w:rFonts w:cs="宋体"/>
                <w:kern w:val="0"/>
                <w:sz w:val="16"/>
                <w:szCs w:val="16"/>
              </w:rPr>
              <w:t>CDR-SB</w:t>
            </w:r>
          </w:p>
        </w:tc>
        <w:tc>
          <w:tcPr>
            <w:tcW w:w="865" w:type="dxa"/>
            <w:tcBorders>
              <w:top w:val="single" w:sz="4" w:space="0" w:color="auto"/>
              <w:left w:val="nil"/>
              <w:bottom w:val="single" w:sz="4" w:space="0" w:color="auto"/>
              <w:right w:val="single" w:sz="4" w:space="0" w:color="auto"/>
            </w:tcBorders>
            <w:shd w:val="clear" w:color="auto" w:fill="FFFFFF"/>
            <w:noWrap/>
            <w:vAlign w:val="center"/>
          </w:tcPr>
          <w:p w14:paraId="3DF5631F" w14:textId="77777777" w:rsidR="00BB5948" w:rsidRPr="001D450F" w:rsidRDefault="00BB5948" w:rsidP="00305F9D">
            <w:pPr>
              <w:widowControl/>
              <w:jc w:val="center"/>
              <w:rPr>
                <w:rFonts w:cs="宋体"/>
                <w:kern w:val="0"/>
                <w:sz w:val="16"/>
                <w:szCs w:val="16"/>
              </w:rPr>
            </w:pPr>
            <w:r w:rsidRPr="001D450F">
              <w:rPr>
                <w:rFonts w:cs="宋体"/>
                <w:kern w:val="0"/>
                <w:sz w:val="16"/>
                <w:szCs w:val="16"/>
              </w:rPr>
              <w:t>Hachinski</w:t>
            </w:r>
            <w:r w:rsidRPr="001D450F">
              <w:rPr>
                <w:rFonts w:cs="宋体" w:hint="eastAsia"/>
                <w:kern w:val="0"/>
                <w:sz w:val="16"/>
                <w:szCs w:val="16"/>
              </w:rPr>
              <w:t>缺血评分</w:t>
            </w:r>
          </w:p>
        </w:tc>
        <w:tc>
          <w:tcPr>
            <w:tcW w:w="1043" w:type="dxa"/>
            <w:tcBorders>
              <w:top w:val="single" w:sz="4" w:space="0" w:color="auto"/>
              <w:left w:val="nil"/>
              <w:bottom w:val="single" w:sz="4" w:space="0" w:color="auto"/>
              <w:right w:val="single" w:sz="4" w:space="0" w:color="auto"/>
            </w:tcBorders>
            <w:shd w:val="clear" w:color="auto" w:fill="FFFFFF"/>
            <w:noWrap/>
            <w:vAlign w:val="center"/>
          </w:tcPr>
          <w:p w14:paraId="09E870DD" w14:textId="77777777" w:rsidR="00BB5948" w:rsidRPr="001D450F" w:rsidRDefault="00BB5948" w:rsidP="00305F9D">
            <w:pPr>
              <w:widowControl/>
              <w:jc w:val="center"/>
              <w:rPr>
                <w:rFonts w:cs="宋体"/>
                <w:kern w:val="0"/>
                <w:sz w:val="16"/>
                <w:szCs w:val="16"/>
              </w:rPr>
            </w:pPr>
            <w:r w:rsidRPr="001D450F">
              <w:rPr>
                <w:rFonts w:cs="宋体"/>
                <w:kern w:val="0"/>
                <w:sz w:val="16"/>
                <w:szCs w:val="16"/>
              </w:rPr>
              <w:t>ADAS-COG</w:t>
            </w:r>
          </w:p>
        </w:tc>
      </w:tr>
      <w:tr w:rsidR="00BB5948" w:rsidRPr="001D450F" w14:paraId="32516E10"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3821FD3D" w14:textId="77777777" w:rsidR="00BB5948" w:rsidRPr="001D450F" w:rsidRDefault="00BB5948" w:rsidP="00305F9D">
            <w:pPr>
              <w:widowControl/>
              <w:jc w:val="center"/>
              <w:rPr>
                <w:rFonts w:cs="宋体"/>
                <w:kern w:val="0"/>
                <w:sz w:val="22"/>
              </w:rPr>
            </w:pPr>
            <w:r w:rsidRPr="001D450F">
              <w:rPr>
                <w:rFonts w:cs="宋体"/>
                <w:kern w:val="0"/>
                <w:sz w:val="22"/>
                <w:szCs w:val="22"/>
              </w:rPr>
              <w:t>No 1</w:t>
            </w:r>
          </w:p>
        </w:tc>
        <w:tc>
          <w:tcPr>
            <w:tcW w:w="412" w:type="dxa"/>
            <w:tcBorders>
              <w:top w:val="nil"/>
              <w:left w:val="nil"/>
              <w:bottom w:val="single" w:sz="4" w:space="0" w:color="auto"/>
              <w:right w:val="single" w:sz="4" w:space="0" w:color="auto"/>
            </w:tcBorders>
            <w:shd w:val="clear" w:color="auto" w:fill="FFFFFF"/>
            <w:noWrap/>
            <w:vAlign w:val="center"/>
          </w:tcPr>
          <w:p w14:paraId="0AFCE85A" w14:textId="77777777" w:rsidR="00BB5948" w:rsidRPr="001D450F" w:rsidRDefault="00BB5948" w:rsidP="00305F9D">
            <w:pPr>
              <w:widowControl/>
              <w:jc w:val="center"/>
              <w:rPr>
                <w:rFonts w:cs="宋体"/>
                <w:kern w:val="0"/>
                <w:sz w:val="22"/>
              </w:rPr>
            </w:pPr>
            <w:r w:rsidRPr="001D450F">
              <w:rPr>
                <w:rFonts w:cs="宋体"/>
                <w:kern w:val="0"/>
                <w:sz w:val="22"/>
                <w:szCs w:val="22"/>
              </w:rPr>
              <w:t>F</w:t>
            </w:r>
          </w:p>
        </w:tc>
        <w:tc>
          <w:tcPr>
            <w:tcW w:w="440" w:type="dxa"/>
            <w:tcBorders>
              <w:top w:val="nil"/>
              <w:left w:val="nil"/>
              <w:bottom w:val="single" w:sz="4" w:space="0" w:color="auto"/>
              <w:right w:val="single" w:sz="4" w:space="0" w:color="auto"/>
            </w:tcBorders>
            <w:shd w:val="clear" w:color="auto" w:fill="FFFFFF"/>
            <w:noWrap/>
            <w:vAlign w:val="center"/>
          </w:tcPr>
          <w:p w14:paraId="236A7A59" w14:textId="77777777" w:rsidR="00BB5948" w:rsidRPr="001D450F" w:rsidRDefault="00BB5948" w:rsidP="00305F9D">
            <w:pPr>
              <w:widowControl/>
              <w:jc w:val="center"/>
              <w:rPr>
                <w:rFonts w:cs="宋体"/>
                <w:kern w:val="0"/>
                <w:sz w:val="22"/>
              </w:rPr>
            </w:pPr>
            <w:r w:rsidRPr="001D450F">
              <w:rPr>
                <w:rFonts w:cs="宋体"/>
                <w:kern w:val="0"/>
                <w:sz w:val="22"/>
                <w:szCs w:val="22"/>
              </w:rPr>
              <w:t>69</w:t>
            </w:r>
          </w:p>
        </w:tc>
        <w:tc>
          <w:tcPr>
            <w:tcW w:w="713" w:type="dxa"/>
            <w:tcBorders>
              <w:top w:val="nil"/>
              <w:left w:val="nil"/>
              <w:bottom w:val="single" w:sz="4" w:space="0" w:color="auto"/>
              <w:right w:val="single" w:sz="4" w:space="0" w:color="auto"/>
            </w:tcBorders>
            <w:shd w:val="clear" w:color="auto" w:fill="FFFFFF"/>
            <w:noWrap/>
            <w:vAlign w:val="center"/>
          </w:tcPr>
          <w:p w14:paraId="46E45DE8"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688" w:type="dxa"/>
            <w:tcBorders>
              <w:top w:val="nil"/>
              <w:left w:val="nil"/>
              <w:bottom w:val="single" w:sz="4" w:space="0" w:color="auto"/>
              <w:right w:val="single" w:sz="4" w:space="0" w:color="auto"/>
            </w:tcBorders>
            <w:shd w:val="clear" w:color="auto" w:fill="FFFFFF"/>
            <w:noWrap/>
            <w:vAlign w:val="center"/>
          </w:tcPr>
          <w:p w14:paraId="41F36240" w14:textId="77777777" w:rsidR="00BB5948" w:rsidRPr="001D450F" w:rsidRDefault="00BB5948" w:rsidP="00305F9D">
            <w:pPr>
              <w:widowControl/>
              <w:jc w:val="center"/>
              <w:rPr>
                <w:rFonts w:cs="宋体"/>
                <w:kern w:val="0"/>
                <w:sz w:val="22"/>
              </w:rPr>
            </w:pPr>
            <w:r w:rsidRPr="001D450F">
              <w:rPr>
                <w:rFonts w:cs="宋体"/>
                <w:kern w:val="0"/>
                <w:sz w:val="22"/>
                <w:szCs w:val="22"/>
              </w:rPr>
              <w:t>26</w:t>
            </w:r>
          </w:p>
        </w:tc>
        <w:tc>
          <w:tcPr>
            <w:tcW w:w="919" w:type="dxa"/>
            <w:tcBorders>
              <w:top w:val="nil"/>
              <w:left w:val="nil"/>
              <w:bottom w:val="single" w:sz="4" w:space="0" w:color="auto"/>
              <w:right w:val="single" w:sz="4" w:space="0" w:color="auto"/>
            </w:tcBorders>
            <w:shd w:val="clear" w:color="auto" w:fill="FFFFFF"/>
            <w:noWrap/>
            <w:vAlign w:val="center"/>
          </w:tcPr>
          <w:p w14:paraId="310D0A57" w14:textId="77777777" w:rsidR="00BB5948" w:rsidRPr="001D450F" w:rsidRDefault="00BB5948" w:rsidP="00305F9D">
            <w:pPr>
              <w:widowControl/>
              <w:jc w:val="center"/>
              <w:rPr>
                <w:rFonts w:cs="宋体"/>
                <w:kern w:val="0"/>
                <w:sz w:val="22"/>
              </w:rPr>
            </w:pPr>
            <w:r w:rsidRPr="001D450F">
              <w:rPr>
                <w:rFonts w:cs="宋体"/>
                <w:kern w:val="0"/>
                <w:sz w:val="22"/>
                <w:szCs w:val="22"/>
              </w:rPr>
              <w:t>1</w:t>
            </w:r>
          </w:p>
        </w:tc>
        <w:tc>
          <w:tcPr>
            <w:tcW w:w="900" w:type="dxa"/>
            <w:tcBorders>
              <w:top w:val="nil"/>
              <w:left w:val="nil"/>
              <w:bottom w:val="single" w:sz="4" w:space="0" w:color="auto"/>
              <w:right w:val="single" w:sz="4" w:space="0" w:color="auto"/>
            </w:tcBorders>
            <w:shd w:val="clear" w:color="auto" w:fill="FFFFFF"/>
            <w:noWrap/>
            <w:vAlign w:val="center"/>
          </w:tcPr>
          <w:p w14:paraId="5C528452" w14:textId="77777777" w:rsidR="00BB5948" w:rsidRPr="001D450F" w:rsidRDefault="00BB5948" w:rsidP="00305F9D">
            <w:pPr>
              <w:widowControl/>
              <w:jc w:val="center"/>
              <w:rPr>
                <w:rFonts w:cs="宋体"/>
                <w:kern w:val="0"/>
                <w:sz w:val="22"/>
              </w:rPr>
            </w:pPr>
            <w:r w:rsidRPr="001D450F">
              <w:rPr>
                <w:rFonts w:cs="宋体"/>
                <w:kern w:val="0"/>
                <w:sz w:val="22"/>
                <w:szCs w:val="22"/>
              </w:rPr>
              <w:t>24</w:t>
            </w:r>
          </w:p>
        </w:tc>
        <w:tc>
          <w:tcPr>
            <w:tcW w:w="720" w:type="dxa"/>
            <w:tcBorders>
              <w:top w:val="nil"/>
              <w:left w:val="nil"/>
              <w:bottom w:val="single" w:sz="4" w:space="0" w:color="auto"/>
              <w:right w:val="single" w:sz="4" w:space="0" w:color="auto"/>
            </w:tcBorders>
            <w:shd w:val="clear" w:color="auto" w:fill="FFFFFF"/>
            <w:noWrap/>
            <w:vAlign w:val="center"/>
          </w:tcPr>
          <w:p w14:paraId="64AB1A06" w14:textId="77777777" w:rsidR="00BB5948" w:rsidRPr="001D450F" w:rsidRDefault="00BB5948" w:rsidP="00305F9D">
            <w:pPr>
              <w:widowControl/>
              <w:jc w:val="center"/>
              <w:rPr>
                <w:rFonts w:cs="宋体"/>
                <w:kern w:val="0"/>
                <w:sz w:val="22"/>
              </w:rPr>
            </w:pPr>
            <w:r w:rsidRPr="001D450F">
              <w:rPr>
                <w:rFonts w:cs="宋体"/>
                <w:kern w:val="0"/>
                <w:sz w:val="22"/>
                <w:szCs w:val="22"/>
              </w:rPr>
              <w:t>153</w:t>
            </w:r>
          </w:p>
        </w:tc>
        <w:tc>
          <w:tcPr>
            <w:tcW w:w="1080" w:type="dxa"/>
            <w:tcBorders>
              <w:top w:val="nil"/>
              <w:left w:val="nil"/>
              <w:bottom w:val="single" w:sz="4" w:space="0" w:color="auto"/>
              <w:right w:val="single" w:sz="4" w:space="0" w:color="auto"/>
            </w:tcBorders>
            <w:shd w:val="clear" w:color="auto" w:fill="FFFFFF"/>
            <w:noWrap/>
            <w:vAlign w:val="center"/>
          </w:tcPr>
          <w:p w14:paraId="13124906" w14:textId="77777777" w:rsidR="00BB5948" w:rsidRPr="001D450F" w:rsidRDefault="00BB5948" w:rsidP="00305F9D">
            <w:pPr>
              <w:widowControl/>
              <w:jc w:val="center"/>
              <w:rPr>
                <w:rFonts w:cs="宋体"/>
                <w:kern w:val="0"/>
                <w:sz w:val="22"/>
              </w:rPr>
            </w:pPr>
            <w:r w:rsidRPr="001D450F">
              <w:rPr>
                <w:rFonts w:cs="宋体"/>
                <w:kern w:val="0"/>
                <w:sz w:val="22"/>
                <w:szCs w:val="22"/>
              </w:rPr>
              <w:t>13</w:t>
            </w:r>
          </w:p>
        </w:tc>
        <w:tc>
          <w:tcPr>
            <w:tcW w:w="794" w:type="dxa"/>
            <w:tcBorders>
              <w:top w:val="nil"/>
              <w:left w:val="nil"/>
              <w:bottom w:val="single" w:sz="4" w:space="0" w:color="auto"/>
              <w:right w:val="single" w:sz="4" w:space="0" w:color="auto"/>
            </w:tcBorders>
            <w:shd w:val="clear" w:color="auto" w:fill="FFFFFF"/>
            <w:noWrap/>
            <w:vAlign w:val="center"/>
          </w:tcPr>
          <w:p w14:paraId="3F8833C9"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2.0 </w:t>
            </w:r>
          </w:p>
        </w:tc>
        <w:tc>
          <w:tcPr>
            <w:tcW w:w="865" w:type="dxa"/>
            <w:tcBorders>
              <w:top w:val="nil"/>
              <w:left w:val="nil"/>
              <w:bottom w:val="single" w:sz="4" w:space="0" w:color="auto"/>
              <w:right w:val="single" w:sz="4" w:space="0" w:color="auto"/>
            </w:tcBorders>
            <w:shd w:val="clear" w:color="auto" w:fill="FFFFFF"/>
            <w:noWrap/>
            <w:vAlign w:val="center"/>
          </w:tcPr>
          <w:p w14:paraId="6737803B"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573F4BF2" w14:textId="77777777" w:rsidR="00BB5948" w:rsidRPr="001D450F" w:rsidRDefault="00BB5948" w:rsidP="00305F9D">
            <w:pPr>
              <w:widowControl/>
              <w:jc w:val="center"/>
              <w:rPr>
                <w:rFonts w:cs="宋体"/>
                <w:kern w:val="0"/>
                <w:sz w:val="22"/>
              </w:rPr>
            </w:pPr>
            <w:r w:rsidRPr="001D450F">
              <w:rPr>
                <w:rFonts w:cs="宋体"/>
                <w:kern w:val="0"/>
                <w:sz w:val="22"/>
                <w:szCs w:val="22"/>
              </w:rPr>
              <w:t>10</w:t>
            </w:r>
          </w:p>
        </w:tc>
      </w:tr>
      <w:tr w:rsidR="00BB5948" w:rsidRPr="001D450F" w14:paraId="2C064453"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78F82BE8" w14:textId="77777777" w:rsidR="00BB5948" w:rsidRPr="001D450F" w:rsidRDefault="00BB5948" w:rsidP="00305F9D">
            <w:pPr>
              <w:widowControl/>
              <w:jc w:val="center"/>
              <w:rPr>
                <w:rFonts w:cs="宋体"/>
                <w:kern w:val="0"/>
                <w:sz w:val="22"/>
              </w:rPr>
            </w:pPr>
            <w:r w:rsidRPr="001D450F">
              <w:rPr>
                <w:rFonts w:cs="宋体"/>
                <w:kern w:val="0"/>
                <w:sz w:val="22"/>
                <w:szCs w:val="22"/>
              </w:rPr>
              <w:t>No 2</w:t>
            </w:r>
          </w:p>
        </w:tc>
        <w:tc>
          <w:tcPr>
            <w:tcW w:w="412" w:type="dxa"/>
            <w:tcBorders>
              <w:top w:val="nil"/>
              <w:left w:val="nil"/>
              <w:bottom w:val="single" w:sz="4" w:space="0" w:color="auto"/>
              <w:right w:val="single" w:sz="4" w:space="0" w:color="auto"/>
            </w:tcBorders>
            <w:shd w:val="clear" w:color="auto" w:fill="FFFFFF"/>
            <w:noWrap/>
            <w:vAlign w:val="center"/>
          </w:tcPr>
          <w:p w14:paraId="63B96A26" w14:textId="77777777" w:rsidR="00BB5948" w:rsidRPr="001D450F" w:rsidRDefault="00BB5948" w:rsidP="00305F9D">
            <w:pPr>
              <w:widowControl/>
              <w:jc w:val="center"/>
              <w:rPr>
                <w:rFonts w:cs="宋体"/>
                <w:kern w:val="0"/>
                <w:sz w:val="22"/>
              </w:rPr>
            </w:pPr>
            <w:r w:rsidRPr="001D450F">
              <w:rPr>
                <w:rFonts w:cs="宋体"/>
                <w:kern w:val="0"/>
                <w:sz w:val="22"/>
                <w:szCs w:val="22"/>
              </w:rPr>
              <w:t>F</w:t>
            </w:r>
          </w:p>
        </w:tc>
        <w:tc>
          <w:tcPr>
            <w:tcW w:w="440" w:type="dxa"/>
            <w:tcBorders>
              <w:top w:val="nil"/>
              <w:left w:val="nil"/>
              <w:bottom w:val="single" w:sz="4" w:space="0" w:color="auto"/>
              <w:right w:val="single" w:sz="4" w:space="0" w:color="auto"/>
            </w:tcBorders>
            <w:shd w:val="clear" w:color="auto" w:fill="FFFFFF"/>
            <w:noWrap/>
            <w:vAlign w:val="center"/>
          </w:tcPr>
          <w:p w14:paraId="5B2A3235" w14:textId="77777777" w:rsidR="00BB5948" w:rsidRPr="001D450F" w:rsidRDefault="00BB5948" w:rsidP="00305F9D">
            <w:pPr>
              <w:widowControl/>
              <w:jc w:val="center"/>
              <w:rPr>
                <w:rFonts w:cs="宋体"/>
                <w:kern w:val="0"/>
                <w:sz w:val="22"/>
              </w:rPr>
            </w:pPr>
            <w:r w:rsidRPr="001D450F">
              <w:rPr>
                <w:rFonts w:cs="宋体"/>
                <w:kern w:val="0"/>
                <w:sz w:val="22"/>
                <w:szCs w:val="22"/>
              </w:rPr>
              <w:t>69</w:t>
            </w:r>
          </w:p>
        </w:tc>
        <w:tc>
          <w:tcPr>
            <w:tcW w:w="713" w:type="dxa"/>
            <w:tcBorders>
              <w:top w:val="nil"/>
              <w:left w:val="nil"/>
              <w:bottom w:val="single" w:sz="4" w:space="0" w:color="auto"/>
              <w:right w:val="single" w:sz="4" w:space="0" w:color="auto"/>
            </w:tcBorders>
            <w:shd w:val="clear" w:color="auto" w:fill="FFFFFF"/>
            <w:noWrap/>
            <w:vAlign w:val="center"/>
          </w:tcPr>
          <w:p w14:paraId="7CD50580" w14:textId="77777777" w:rsidR="00BB5948" w:rsidRPr="001D450F" w:rsidRDefault="00BB5948" w:rsidP="00305F9D">
            <w:pPr>
              <w:widowControl/>
              <w:jc w:val="center"/>
              <w:rPr>
                <w:rFonts w:cs="宋体"/>
                <w:kern w:val="0"/>
                <w:sz w:val="22"/>
              </w:rPr>
            </w:pPr>
            <w:r w:rsidRPr="001D450F">
              <w:rPr>
                <w:rFonts w:cs="宋体"/>
                <w:kern w:val="0"/>
                <w:sz w:val="22"/>
                <w:szCs w:val="22"/>
              </w:rPr>
              <w:t>9</w:t>
            </w:r>
          </w:p>
        </w:tc>
        <w:tc>
          <w:tcPr>
            <w:tcW w:w="688" w:type="dxa"/>
            <w:tcBorders>
              <w:top w:val="nil"/>
              <w:left w:val="nil"/>
              <w:bottom w:val="single" w:sz="4" w:space="0" w:color="auto"/>
              <w:right w:val="single" w:sz="4" w:space="0" w:color="auto"/>
            </w:tcBorders>
            <w:shd w:val="clear" w:color="auto" w:fill="FFFFFF"/>
            <w:noWrap/>
            <w:vAlign w:val="center"/>
          </w:tcPr>
          <w:p w14:paraId="1340EF12" w14:textId="77777777" w:rsidR="00BB5948" w:rsidRPr="001D450F" w:rsidRDefault="00BB5948" w:rsidP="00305F9D">
            <w:pPr>
              <w:widowControl/>
              <w:jc w:val="center"/>
              <w:rPr>
                <w:rFonts w:cs="宋体"/>
                <w:kern w:val="0"/>
                <w:sz w:val="22"/>
              </w:rPr>
            </w:pPr>
            <w:r w:rsidRPr="001D450F">
              <w:rPr>
                <w:rFonts w:cs="宋体"/>
                <w:kern w:val="0"/>
                <w:sz w:val="22"/>
                <w:szCs w:val="22"/>
              </w:rPr>
              <w:t>24</w:t>
            </w:r>
          </w:p>
        </w:tc>
        <w:tc>
          <w:tcPr>
            <w:tcW w:w="919" w:type="dxa"/>
            <w:tcBorders>
              <w:top w:val="nil"/>
              <w:left w:val="nil"/>
              <w:bottom w:val="single" w:sz="4" w:space="0" w:color="auto"/>
              <w:right w:val="single" w:sz="4" w:space="0" w:color="auto"/>
            </w:tcBorders>
            <w:shd w:val="clear" w:color="auto" w:fill="FFFFFF"/>
            <w:noWrap/>
            <w:vAlign w:val="center"/>
          </w:tcPr>
          <w:p w14:paraId="3D204AD9" w14:textId="77777777" w:rsidR="00BB5948" w:rsidRPr="001D450F" w:rsidRDefault="00BB5948" w:rsidP="00305F9D">
            <w:pPr>
              <w:widowControl/>
              <w:jc w:val="center"/>
              <w:rPr>
                <w:rFonts w:cs="宋体"/>
                <w:kern w:val="0"/>
                <w:sz w:val="22"/>
              </w:rPr>
            </w:pPr>
            <w:r w:rsidRPr="001D450F">
              <w:rPr>
                <w:rFonts w:cs="宋体"/>
                <w:kern w:val="0"/>
                <w:sz w:val="22"/>
                <w:szCs w:val="22"/>
              </w:rPr>
              <w:t>1</w:t>
            </w:r>
          </w:p>
        </w:tc>
        <w:tc>
          <w:tcPr>
            <w:tcW w:w="900" w:type="dxa"/>
            <w:tcBorders>
              <w:top w:val="nil"/>
              <w:left w:val="nil"/>
              <w:bottom w:val="single" w:sz="4" w:space="0" w:color="auto"/>
              <w:right w:val="single" w:sz="4" w:space="0" w:color="auto"/>
            </w:tcBorders>
            <w:shd w:val="clear" w:color="auto" w:fill="FFFFFF"/>
            <w:noWrap/>
            <w:vAlign w:val="center"/>
          </w:tcPr>
          <w:p w14:paraId="1AE44159" w14:textId="77777777" w:rsidR="00BB5948" w:rsidRPr="001D450F" w:rsidRDefault="00BB5948" w:rsidP="00305F9D">
            <w:pPr>
              <w:widowControl/>
              <w:jc w:val="center"/>
              <w:rPr>
                <w:rFonts w:cs="宋体"/>
                <w:kern w:val="0"/>
                <w:sz w:val="22"/>
              </w:rPr>
            </w:pPr>
            <w:r w:rsidRPr="001D450F">
              <w:rPr>
                <w:rFonts w:cs="宋体"/>
                <w:kern w:val="0"/>
                <w:sz w:val="22"/>
                <w:szCs w:val="22"/>
              </w:rPr>
              <w:t>24</w:t>
            </w:r>
          </w:p>
        </w:tc>
        <w:tc>
          <w:tcPr>
            <w:tcW w:w="720" w:type="dxa"/>
            <w:tcBorders>
              <w:top w:val="nil"/>
              <w:left w:val="nil"/>
              <w:bottom w:val="single" w:sz="4" w:space="0" w:color="auto"/>
              <w:right w:val="single" w:sz="4" w:space="0" w:color="auto"/>
            </w:tcBorders>
            <w:shd w:val="clear" w:color="auto" w:fill="FFFFFF"/>
            <w:noWrap/>
            <w:vAlign w:val="center"/>
          </w:tcPr>
          <w:p w14:paraId="41ABB6FE" w14:textId="77777777" w:rsidR="00BB5948" w:rsidRPr="001D450F" w:rsidRDefault="00BB5948" w:rsidP="00305F9D">
            <w:pPr>
              <w:widowControl/>
              <w:jc w:val="center"/>
              <w:rPr>
                <w:rFonts w:cs="宋体"/>
                <w:kern w:val="0"/>
                <w:sz w:val="22"/>
              </w:rPr>
            </w:pPr>
            <w:r w:rsidRPr="001D450F">
              <w:rPr>
                <w:rFonts w:cs="宋体"/>
                <w:kern w:val="0"/>
                <w:sz w:val="22"/>
                <w:szCs w:val="22"/>
              </w:rPr>
              <w:t>146</w:t>
            </w:r>
          </w:p>
        </w:tc>
        <w:tc>
          <w:tcPr>
            <w:tcW w:w="1080" w:type="dxa"/>
            <w:tcBorders>
              <w:top w:val="nil"/>
              <w:left w:val="nil"/>
              <w:bottom w:val="single" w:sz="4" w:space="0" w:color="auto"/>
              <w:right w:val="single" w:sz="4" w:space="0" w:color="auto"/>
            </w:tcBorders>
            <w:shd w:val="clear" w:color="auto" w:fill="FFFFFF"/>
            <w:noWrap/>
            <w:vAlign w:val="center"/>
          </w:tcPr>
          <w:p w14:paraId="739808EF"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794" w:type="dxa"/>
            <w:tcBorders>
              <w:top w:val="nil"/>
              <w:left w:val="nil"/>
              <w:bottom w:val="single" w:sz="4" w:space="0" w:color="auto"/>
              <w:right w:val="single" w:sz="4" w:space="0" w:color="auto"/>
            </w:tcBorders>
            <w:shd w:val="clear" w:color="auto" w:fill="FFFFFF"/>
            <w:noWrap/>
            <w:vAlign w:val="center"/>
          </w:tcPr>
          <w:p w14:paraId="2A9BB0C9"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1.5 </w:t>
            </w:r>
          </w:p>
        </w:tc>
        <w:tc>
          <w:tcPr>
            <w:tcW w:w="865" w:type="dxa"/>
            <w:tcBorders>
              <w:top w:val="nil"/>
              <w:left w:val="nil"/>
              <w:bottom w:val="single" w:sz="4" w:space="0" w:color="auto"/>
              <w:right w:val="single" w:sz="4" w:space="0" w:color="auto"/>
            </w:tcBorders>
            <w:shd w:val="clear" w:color="auto" w:fill="FFFFFF"/>
            <w:noWrap/>
            <w:vAlign w:val="center"/>
          </w:tcPr>
          <w:p w14:paraId="31D9E184"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0EAD5E45" w14:textId="77777777" w:rsidR="00BB5948" w:rsidRPr="001D450F" w:rsidRDefault="00BB5948" w:rsidP="00305F9D">
            <w:pPr>
              <w:widowControl/>
              <w:jc w:val="center"/>
              <w:rPr>
                <w:rFonts w:cs="宋体"/>
                <w:kern w:val="0"/>
                <w:sz w:val="22"/>
              </w:rPr>
            </w:pPr>
            <w:r w:rsidRPr="001D450F">
              <w:rPr>
                <w:rFonts w:cs="宋体"/>
                <w:kern w:val="0"/>
                <w:sz w:val="22"/>
                <w:szCs w:val="22"/>
              </w:rPr>
              <w:t>8</w:t>
            </w:r>
          </w:p>
        </w:tc>
      </w:tr>
      <w:tr w:rsidR="00BB5948" w:rsidRPr="001D450F" w14:paraId="169A0509"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0777F408" w14:textId="77777777" w:rsidR="00BB5948" w:rsidRPr="001D450F" w:rsidRDefault="00BB5948" w:rsidP="00305F9D">
            <w:pPr>
              <w:widowControl/>
              <w:jc w:val="center"/>
              <w:rPr>
                <w:rFonts w:cs="宋体"/>
                <w:kern w:val="0"/>
                <w:sz w:val="22"/>
              </w:rPr>
            </w:pPr>
            <w:r w:rsidRPr="001D450F">
              <w:rPr>
                <w:rFonts w:cs="宋体"/>
                <w:kern w:val="0"/>
                <w:sz w:val="22"/>
                <w:szCs w:val="22"/>
              </w:rPr>
              <w:t>No 3</w:t>
            </w:r>
          </w:p>
        </w:tc>
        <w:tc>
          <w:tcPr>
            <w:tcW w:w="412" w:type="dxa"/>
            <w:tcBorders>
              <w:top w:val="nil"/>
              <w:left w:val="nil"/>
              <w:bottom w:val="single" w:sz="4" w:space="0" w:color="auto"/>
              <w:right w:val="single" w:sz="4" w:space="0" w:color="auto"/>
            </w:tcBorders>
            <w:shd w:val="clear" w:color="auto" w:fill="FFFFFF"/>
            <w:noWrap/>
            <w:vAlign w:val="center"/>
          </w:tcPr>
          <w:p w14:paraId="1FD97C26"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757C7BD8" w14:textId="77777777" w:rsidR="00BB5948" w:rsidRPr="001D450F" w:rsidRDefault="00BB5948" w:rsidP="00305F9D">
            <w:pPr>
              <w:widowControl/>
              <w:jc w:val="center"/>
              <w:rPr>
                <w:rFonts w:cs="宋体"/>
                <w:kern w:val="0"/>
                <w:sz w:val="22"/>
              </w:rPr>
            </w:pPr>
            <w:r w:rsidRPr="001D450F">
              <w:rPr>
                <w:rFonts w:cs="宋体"/>
                <w:kern w:val="0"/>
                <w:sz w:val="22"/>
                <w:szCs w:val="22"/>
              </w:rPr>
              <w:t>74</w:t>
            </w:r>
          </w:p>
        </w:tc>
        <w:tc>
          <w:tcPr>
            <w:tcW w:w="713" w:type="dxa"/>
            <w:tcBorders>
              <w:top w:val="nil"/>
              <w:left w:val="nil"/>
              <w:bottom w:val="single" w:sz="4" w:space="0" w:color="auto"/>
              <w:right w:val="single" w:sz="4" w:space="0" w:color="auto"/>
            </w:tcBorders>
            <w:shd w:val="clear" w:color="auto" w:fill="FFFFFF"/>
            <w:noWrap/>
            <w:vAlign w:val="center"/>
          </w:tcPr>
          <w:p w14:paraId="43A7F698"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688" w:type="dxa"/>
            <w:tcBorders>
              <w:top w:val="nil"/>
              <w:left w:val="nil"/>
              <w:bottom w:val="single" w:sz="4" w:space="0" w:color="auto"/>
              <w:right w:val="single" w:sz="4" w:space="0" w:color="auto"/>
            </w:tcBorders>
            <w:shd w:val="clear" w:color="auto" w:fill="FFFFFF"/>
            <w:noWrap/>
            <w:vAlign w:val="center"/>
          </w:tcPr>
          <w:p w14:paraId="1DABF911" w14:textId="77777777" w:rsidR="00BB5948" w:rsidRPr="001D450F" w:rsidRDefault="00BB5948" w:rsidP="00305F9D">
            <w:pPr>
              <w:widowControl/>
              <w:jc w:val="center"/>
              <w:rPr>
                <w:rFonts w:cs="宋体"/>
                <w:kern w:val="0"/>
                <w:sz w:val="22"/>
              </w:rPr>
            </w:pPr>
            <w:r w:rsidRPr="001D450F">
              <w:rPr>
                <w:rFonts w:cs="宋体"/>
                <w:kern w:val="0"/>
                <w:sz w:val="22"/>
                <w:szCs w:val="22"/>
              </w:rPr>
              <w:t>27</w:t>
            </w:r>
          </w:p>
        </w:tc>
        <w:tc>
          <w:tcPr>
            <w:tcW w:w="919" w:type="dxa"/>
            <w:tcBorders>
              <w:top w:val="nil"/>
              <w:left w:val="nil"/>
              <w:bottom w:val="single" w:sz="4" w:space="0" w:color="auto"/>
              <w:right w:val="single" w:sz="4" w:space="0" w:color="auto"/>
            </w:tcBorders>
            <w:shd w:val="clear" w:color="auto" w:fill="FFFFFF"/>
            <w:noWrap/>
            <w:vAlign w:val="center"/>
          </w:tcPr>
          <w:p w14:paraId="697EBE77" w14:textId="77777777" w:rsidR="00BB5948" w:rsidRPr="001D450F" w:rsidRDefault="00BB5948" w:rsidP="00305F9D">
            <w:pPr>
              <w:widowControl/>
              <w:jc w:val="center"/>
              <w:rPr>
                <w:rFonts w:cs="宋体"/>
                <w:kern w:val="0"/>
                <w:sz w:val="22"/>
              </w:rPr>
            </w:pPr>
            <w:r w:rsidRPr="001D450F">
              <w:rPr>
                <w:rFonts w:cs="宋体"/>
                <w:kern w:val="0"/>
                <w:sz w:val="22"/>
                <w:szCs w:val="22"/>
              </w:rPr>
              <w:t>1</w:t>
            </w:r>
          </w:p>
        </w:tc>
        <w:tc>
          <w:tcPr>
            <w:tcW w:w="900" w:type="dxa"/>
            <w:tcBorders>
              <w:top w:val="nil"/>
              <w:left w:val="nil"/>
              <w:bottom w:val="single" w:sz="4" w:space="0" w:color="auto"/>
              <w:right w:val="single" w:sz="4" w:space="0" w:color="auto"/>
            </w:tcBorders>
            <w:shd w:val="clear" w:color="auto" w:fill="FFFFFF"/>
            <w:noWrap/>
            <w:vAlign w:val="center"/>
          </w:tcPr>
          <w:p w14:paraId="3E5DCB66" w14:textId="77777777" w:rsidR="00BB5948" w:rsidRPr="001D450F" w:rsidRDefault="00BB5948" w:rsidP="00305F9D">
            <w:pPr>
              <w:widowControl/>
              <w:jc w:val="center"/>
              <w:rPr>
                <w:rFonts w:cs="宋体"/>
                <w:kern w:val="0"/>
                <w:sz w:val="22"/>
              </w:rPr>
            </w:pPr>
            <w:r w:rsidRPr="001D450F">
              <w:rPr>
                <w:rFonts w:cs="宋体"/>
                <w:kern w:val="0"/>
                <w:sz w:val="22"/>
                <w:szCs w:val="22"/>
              </w:rPr>
              <w:t>26</w:t>
            </w:r>
          </w:p>
        </w:tc>
        <w:tc>
          <w:tcPr>
            <w:tcW w:w="720" w:type="dxa"/>
            <w:tcBorders>
              <w:top w:val="nil"/>
              <w:left w:val="nil"/>
              <w:bottom w:val="single" w:sz="4" w:space="0" w:color="auto"/>
              <w:right w:val="single" w:sz="4" w:space="0" w:color="auto"/>
            </w:tcBorders>
            <w:shd w:val="clear" w:color="auto" w:fill="FFFFFF"/>
            <w:noWrap/>
            <w:vAlign w:val="center"/>
          </w:tcPr>
          <w:p w14:paraId="2F50DEAC" w14:textId="77777777" w:rsidR="00BB5948" w:rsidRPr="001D450F" w:rsidRDefault="00BB5948" w:rsidP="00305F9D">
            <w:pPr>
              <w:widowControl/>
              <w:jc w:val="center"/>
              <w:rPr>
                <w:rFonts w:cs="宋体"/>
                <w:kern w:val="0"/>
                <w:sz w:val="22"/>
              </w:rPr>
            </w:pPr>
            <w:r w:rsidRPr="001D450F">
              <w:rPr>
                <w:rFonts w:cs="宋体"/>
                <w:kern w:val="0"/>
                <w:sz w:val="22"/>
                <w:szCs w:val="22"/>
              </w:rPr>
              <w:t>475</w:t>
            </w:r>
          </w:p>
        </w:tc>
        <w:tc>
          <w:tcPr>
            <w:tcW w:w="1080" w:type="dxa"/>
            <w:tcBorders>
              <w:top w:val="nil"/>
              <w:left w:val="nil"/>
              <w:bottom w:val="single" w:sz="4" w:space="0" w:color="auto"/>
              <w:right w:val="single" w:sz="4" w:space="0" w:color="auto"/>
            </w:tcBorders>
            <w:shd w:val="clear" w:color="auto" w:fill="FFFFFF"/>
            <w:noWrap/>
            <w:vAlign w:val="center"/>
          </w:tcPr>
          <w:p w14:paraId="4C7B456C"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794" w:type="dxa"/>
            <w:tcBorders>
              <w:top w:val="nil"/>
              <w:left w:val="nil"/>
              <w:bottom w:val="single" w:sz="4" w:space="0" w:color="auto"/>
              <w:right w:val="single" w:sz="4" w:space="0" w:color="auto"/>
            </w:tcBorders>
            <w:shd w:val="clear" w:color="auto" w:fill="FFFFFF"/>
            <w:noWrap/>
            <w:vAlign w:val="center"/>
          </w:tcPr>
          <w:p w14:paraId="30233161"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1.5 </w:t>
            </w:r>
          </w:p>
        </w:tc>
        <w:tc>
          <w:tcPr>
            <w:tcW w:w="865" w:type="dxa"/>
            <w:tcBorders>
              <w:top w:val="nil"/>
              <w:left w:val="nil"/>
              <w:bottom w:val="single" w:sz="4" w:space="0" w:color="auto"/>
              <w:right w:val="single" w:sz="4" w:space="0" w:color="auto"/>
            </w:tcBorders>
            <w:shd w:val="clear" w:color="auto" w:fill="FFFFFF"/>
            <w:noWrap/>
            <w:vAlign w:val="center"/>
          </w:tcPr>
          <w:p w14:paraId="512A145A"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565BB0C9" w14:textId="77777777" w:rsidR="00BB5948" w:rsidRPr="001D450F" w:rsidRDefault="00BB5948" w:rsidP="00305F9D">
            <w:pPr>
              <w:widowControl/>
              <w:jc w:val="center"/>
              <w:rPr>
                <w:rFonts w:cs="宋体"/>
                <w:kern w:val="0"/>
                <w:sz w:val="22"/>
              </w:rPr>
            </w:pPr>
            <w:r w:rsidRPr="001D450F">
              <w:rPr>
                <w:rFonts w:cs="宋体"/>
                <w:kern w:val="0"/>
                <w:sz w:val="22"/>
                <w:szCs w:val="22"/>
              </w:rPr>
              <w:t>18</w:t>
            </w:r>
          </w:p>
        </w:tc>
      </w:tr>
      <w:tr w:rsidR="00BB5948" w:rsidRPr="001D450F" w14:paraId="1D16228A"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2DBFE0F8" w14:textId="77777777" w:rsidR="00BB5948" w:rsidRPr="001D450F" w:rsidRDefault="00BB5948" w:rsidP="00305F9D">
            <w:pPr>
              <w:widowControl/>
              <w:jc w:val="center"/>
              <w:rPr>
                <w:rFonts w:cs="宋体"/>
                <w:kern w:val="0"/>
                <w:sz w:val="22"/>
              </w:rPr>
            </w:pPr>
            <w:r w:rsidRPr="001D450F">
              <w:rPr>
                <w:rFonts w:cs="宋体"/>
                <w:kern w:val="0"/>
                <w:sz w:val="22"/>
                <w:szCs w:val="22"/>
              </w:rPr>
              <w:t>No 4</w:t>
            </w:r>
          </w:p>
        </w:tc>
        <w:tc>
          <w:tcPr>
            <w:tcW w:w="412" w:type="dxa"/>
            <w:tcBorders>
              <w:top w:val="nil"/>
              <w:left w:val="nil"/>
              <w:bottom w:val="single" w:sz="4" w:space="0" w:color="auto"/>
              <w:right w:val="single" w:sz="4" w:space="0" w:color="auto"/>
            </w:tcBorders>
            <w:shd w:val="clear" w:color="auto" w:fill="FFFFFF"/>
            <w:noWrap/>
            <w:vAlign w:val="center"/>
          </w:tcPr>
          <w:p w14:paraId="35265480"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1A847424" w14:textId="77777777" w:rsidR="00BB5948" w:rsidRPr="001D450F" w:rsidRDefault="00BB5948" w:rsidP="00305F9D">
            <w:pPr>
              <w:widowControl/>
              <w:jc w:val="center"/>
              <w:rPr>
                <w:rFonts w:cs="宋体"/>
                <w:kern w:val="0"/>
                <w:sz w:val="22"/>
              </w:rPr>
            </w:pPr>
            <w:r w:rsidRPr="001D450F">
              <w:rPr>
                <w:rFonts w:cs="宋体"/>
                <w:kern w:val="0"/>
                <w:sz w:val="22"/>
                <w:szCs w:val="22"/>
              </w:rPr>
              <w:t>70</w:t>
            </w:r>
          </w:p>
        </w:tc>
        <w:tc>
          <w:tcPr>
            <w:tcW w:w="713" w:type="dxa"/>
            <w:tcBorders>
              <w:top w:val="nil"/>
              <w:left w:val="nil"/>
              <w:bottom w:val="single" w:sz="4" w:space="0" w:color="auto"/>
              <w:right w:val="single" w:sz="4" w:space="0" w:color="auto"/>
            </w:tcBorders>
            <w:shd w:val="clear" w:color="auto" w:fill="FFFFFF"/>
            <w:noWrap/>
            <w:vAlign w:val="center"/>
          </w:tcPr>
          <w:p w14:paraId="6668410C" w14:textId="77777777" w:rsidR="00BB5948" w:rsidRPr="001D450F" w:rsidRDefault="00BB5948" w:rsidP="00305F9D">
            <w:pPr>
              <w:widowControl/>
              <w:jc w:val="center"/>
              <w:rPr>
                <w:rFonts w:cs="宋体"/>
                <w:kern w:val="0"/>
                <w:sz w:val="22"/>
              </w:rPr>
            </w:pPr>
            <w:r w:rsidRPr="001D450F">
              <w:rPr>
                <w:rFonts w:cs="宋体"/>
                <w:kern w:val="0"/>
                <w:sz w:val="22"/>
                <w:szCs w:val="22"/>
              </w:rPr>
              <w:t>14</w:t>
            </w:r>
          </w:p>
        </w:tc>
        <w:tc>
          <w:tcPr>
            <w:tcW w:w="688" w:type="dxa"/>
            <w:tcBorders>
              <w:top w:val="nil"/>
              <w:left w:val="nil"/>
              <w:bottom w:val="single" w:sz="4" w:space="0" w:color="auto"/>
              <w:right w:val="single" w:sz="4" w:space="0" w:color="auto"/>
            </w:tcBorders>
            <w:shd w:val="clear" w:color="auto" w:fill="FFFFFF"/>
            <w:noWrap/>
            <w:vAlign w:val="center"/>
          </w:tcPr>
          <w:p w14:paraId="48945D7F" w14:textId="77777777" w:rsidR="00BB5948" w:rsidRPr="001D450F" w:rsidRDefault="00BB5948" w:rsidP="00305F9D">
            <w:pPr>
              <w:widowControl/>
              <w:jc w:val="center"/>
              <w:rPr>
                <w:rFonts w:cs="宋体"/>
                <w:kern w:val="0"/>
                <w:sz w:val="22"/>
              </w:rPr>
            </w:pPr>
            <w:r w:rsidRPr="001D450F">
              <w:rPr>
                <w:rFonts w:cs="宋体"/>
                <w:kern w:val="0"/>
                <w:sz w:val="22"/>
                <w:szCs w:val="22"/>
              </w:rPr>
              <w:t>27</w:t>
            </w:r>
          </w:p>
        </w:tc>
        <w:tc>
          <w:tcPr>
            <w:tcW w:w="919" w:type="dxa"/>
            <w:tcBorders>
              <w:top w:val="nil"/>
              <w:left w:val="nil"/>
              <w:bottom w:val="single" w:sz="4" w:space="0" w:color="auto"/>
              <w:right w:val="single" w:sz="4" w:space="0" w:color="auto"/>
            </w:tcBorders>
            <w:shd w:val="clear" w:color="auto" w:fill="FFFFFF"/>
            <w:noWrap/>
            <w:vAlign w:val="center"/>
          </w:tcPr>
          <w:p w14:paraId="7ED3BFCD" w14:textId="77777777" w:rsidR="00BB5948" w:rsidRPr="001D450F" w:rsidRDefault="00BB5948" w:rsidP="00305F9D">
            <w:pPr>
              <w:widowControl/>
              <w:jc w:val="center"/>
              <w:rPr>
                <w:rFonts w:cs="宋体"/>
                <w:kern w:val="0"/>
                <w:sz w:val="22"/>
              </w:rPr>
            </w:pPr>
            <w:r w:rsidRPr="001D450F">
              <w:rPr>
                <w:rFonts w:cs="宋体"/>
                <w:kern w:val="0"/>
                <w:sz w:val="22"/>
                <w:szCs w:val="22"/>
              </w:rPr>
              <w:t>0</w:t>
            </w:r>
          </w:p>
        </w:tc>
        <w:tc>
          <w:tcPr>
            <w:tcW w:w="900" w:type="dxa"/>
            <w:tcBorders>
              <w:top w:val="nil"/>
              <w:left w:val="nil"/>
              <w:bottom w:val="single" w:sz="4" w:space="0" w:color="auto"/>
              <w:right w:val="single" w:sz="4" w:space="0" w:color="auto"/>
            </w:tcBorders>
            <w:shd w:val="clear" w:color="auto" w:fill="FFFFFF"/>
            <w:noWrap/>
            <w:vAlign w:val="center"/>
          </w:tcPr>
          <w:p w14:paraId="1C72268B" w14:textId="77777777" w:rsidR="00BB5948" w:rsidRPr="001D450F" w:rsidRDefault="00BB5948" w:rsidP="00305F9D">
            <w:pPr>
              <w:widowControl/>
              <w:jc w:val="center"/>
              <w:rPr>
                <w:rFonts w:cs="宋体"/>
                <w:kern w:val="0"/>
                <w:sz w:val="22"/>
              </w:rPr>
            </w:pPr>
            <w:r w:rsidRPr="001D450F">
              <w:rPr>
                <w:rFonts w:cs="宋体"/>
                <w:kern w:val="0"/>
                <w:sz w:val="22"/>
                <w:szCs w:val="22"/>
              </w:rPr>
              <w:t>25</w:t>
            </w:r>
          </w:p>
        </w:tc>
        <w:tc>
          <w:tcPr>
            <w:tcW w:w="720" w:type="dxa"/>
            <w:tcBorders>
              <w:top w:val="nil"/>
              <w:left w:val="nil"/>
              <w:bottom w:val="single" w:sz="4" w:space="0" w:color="auto"/>
              <w:right w:val="single" w:sz="4" w:space="0" w:color="auto"/>
            </w:tcBorders>
            <w:shd w:val="clear" w:color="auto" w:fill="FFFFFF"/>
            <w:noWrap/>
            <w:vAlign w:val="center"/>
          </w:tcPr>
          <w:p w14:paraId="623D5AC4" w14:textId="77777777" w:rsidR="00BB5948" w:rsidRPr="001D450F" w:rsidRDefault="00BB5948" w:rsidP="00305F9D">
            <w:pPr>
              <w:widowControl/>
              <w:jc w:val="center"/>
              <w:rPr>
                <w:rFonts w:cs="宋体"/>
                <w:kern w:val="0"/>
                <w:sz w:val="22"/>
              </w:rPr>
            </w:pPr>
            <w:r w:rsidRPr="001D450F">
              <w:rPr>
                <w:rFonts w:cs="宋体"/>
                <w:kern w:val="0"/>
                <w:sz w:val="22"/>
                <w:szCs w:val="22"/>
              </w:rPr>
              <w:t>119</w:t>
            </w:r>
          </w:p>
        </w:tc>
        <w:tc>
          <w:tcPr>
            <w:tcW w:w="1080" w:type="dxa"/>
            <w:tcBorders>
              <w:top w:val="nil"/>
              <w:left w:val="nil"/>
              <w:bottom w:val="single" w:sz="4" w:space="0" w:color="auto"/>
              <w:right w:val="single" w:sz="4" w:space="0" w:color="auto"/>
            </w:tcBorders>
            <w:shd w:val="clear" w:color="auto" w:fill="FFFFFF"/>
            <w:noWrap/>
            <w:vAlign w:val="center"/>
          </w:tcPr>
          <w:p w14:paraId="66CFFADA" w14:textId="77777777" w:rsidR="00BB5948" w:rsidRPr="001D450F" w:rsidRDefault="00BB5948" w:rsidP="00305F9D">
            <w:pPr>
              <w:widowControl/>
              <w:jc w:val="center"/>
              <w:rPr>
                <w:rFonts w:cs="宋体"/>
                <w:kern w:val="0"/>
                <w:sz w:val="22"/>
              </w:rPr>
            </w:pPr>
            <w:r w:rsidRPr="001D450F">
              <w:rPr>
                <w:rFonts w:cs="宋体"/>
                <w:kern w:val="0"/>
                <w:sz w:val="22"/>
                <w:szCs w:val="22"/>
              </w:rPr>
              <w:t>22</w:t>
            </w:r>
          </w:p>
        </w:tc>
        <w:tc>
          <w:tcPr>
            <w:tcW w:w="794" w:type="dxa"/>
            <w:tcBorders>
              <w:top w:val="nil"/>
              <w:left w:val="nil"/>
              <w:bottom w:val="single" w:sz="4" w:space="0" w:color="auto"/>
              <w:right w:val="single" w:sz="4" w:space="0" w:color="auto"/>
            </w:tcBorders>
            <w:shd w:val="clear" w:color="auto" w:fill="FFFFFF"/>
            <w:noWrap/>
            <w:vAlign w:val="center"/>
          </w:tcPr>
          <w:p w14:paraId="53D75B61"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2.0 </w:t>
            </w:r>
          </w:p>
        </w:tc>
        <w:tc>
          <w:tcPr>
            <w:tcW w:w="865" w:type="dxa"/>
            <w:tcBorders>
              <w:top w:val="nil"/>
              <w:left w:val="nil"/>
              <w:bottom w:val="single" w:sz="4" w:space="0" w:color="auto"/>
              <w:right w:val="single" w:sz="4" w:space="0" w:color="auto"/>
            </w:tcBorders>
            <w:shd w:val="clear" w:color="auto" w:fill="FFFFFF"/>
            <w:noWrap/>
            <w:vAlign w:val="center"/>
          </w:tcPr>
          <w:p w14:paraId="07D97E72"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3DD48599"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r>
      <w:tr w:rsidR="00BB5948" w:rsidRPr="001D450F" w14:paraId="74B92638"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7537C772" w14:textId="77777777" w:rsidR="00BB5948" w:rsidRPr="001D450F" w:rsidRDefault="00BB5948" w:rsidP="00305F9D">
            <w:pPr>
              <w:widowControl/>
              <w:jc w:val="center"/>
              <w:rPr>
                <w:rFonts w:cs="宋体"/>
                <w:kern w:val="0"/>
                <w:sz w:val="22"/>
              </w:rPr>
            </w:pPr>
            <w:r w:rsidRPr="001D450F">
              <w:rPr>
                <w:rFonts w:cs="宋体"/>
                <w:kern w:val="0"/>
                <w:sz w:val="22"/>
                <w:szCs w:val="22"/>
              </w:rPr>
              <w:t>No 5</w:t>
            </w:r>
          </w:p>
        </w:tc>
        <w:tc>
          <w:tcPr>
            <w:tcW w:w="412" w:type="dxa"/>
            <w:tcBorders>
              <w:top w:val="nil"/>
              <w:left w:val="nil"/>
              <w:bottom w:val="single" w:sz="4" w:space="0" w:color="auto"/>
              <w:right w:val="single" w:sz="4" w:space="0" w:color="auto"/>
            </w:tcBorders>
            <w:shd w:val="clear" w:color="auto" w:fill="FFFFFF"/>
            <w:noWrap/>
            <w:vAlign w:val="center"/>
          </w:tcPr>
          <w:p w14:paraId="77EB4CE8" w14:textId="77777777" w:rsidR="00BB5948" w:rsidRPr="001D450F" w:rsidRDefault="00BB5948" w:rsidP="00305F9D">
            <w:pPr>
              <w:widowControl/>
              <w:jc w:val="center"/>
              <w:rPr>
                <w:rFonts w:cs="宋体"/>
                <w:kern w:val="0"/>
                <w:sz w:val="22"/>
              </w:rPr>
            </w:pPr>
            <w:r w:rsidRPr="001D450F">
              <w:rPr>
                <w:rFonts w:cs="宋体"/>
                <w:kern w:val="0"/>
                <w:sz w:val="22"/>
                <w:szCs w:val="22"/>
              </w:rPr>
              <w:t>F</w:t>
            </w:r>
          </w:p>
        </w:tc>
        <w:tc>
          <w:tcPr>
            <w:tcW w:w="440" w:type="dxa"/>
            <w:tcBorders>
              <w:top w:val="nil"/>
              <w:left w:val="nil"/>
              <w:bottom w:val="single" w:sz="4" w:space="0" w:color="auto"/>
              <w:right w:val="single" w:sz="4" w:space="0" w:color="auto"/>
            </w:tcBorders>
            <w:shd w:val="clear" w:color="auto" w:fill="FFFFFF"/>
            <w:noWrap/>
            <w:vAlign w:val="center"/>
          </w:tcPr>
          <w:p w14:paraId="18F26116" w14:textId="77777777" w:rsidR="00BB5948" w:rsidRPr="001D450F" w:rsidRDefault="00BB5948" w:rsidP="00305F9D">
            <w:pPr>
              <w:widowControl/>
              <w:jc w:val="center"/>
              <w:rPr>
                <w:rFonts w:cs="宋体"/>
                <w:kern w:val="0"/>
                <w:sz w:val="22"/>
              </w:rPr>
            </w:pPr>
            <w:r w:rsidRPr="001D450F">
              <w:rPr>
                <w:rFonts w:cs="宋体"/>
                <w:kern w:val="0"/>
                <w:sz w:val="22"/>
                <w:szCs w:val="22"/>
              </w:rPr>
              <w:t>69</w:t>
            </w:r>
          </w:p>
        </w:tc>
        <w:tc>
          <w:tcPr>
            <w:tcW w:w="713" w:type="dxa"/>
            <w:tcBorders>
              <w:top w:val="nil"/>
              <w:left w:val="nil"/>
              <w:bottom w:val="single" w:sz="4" w:space="0" w:color="auto"/>
              <w:right w:val="single" w:sz="4" w:space="0" w:color="auto"/>
            </w:tcBorders>
            <w:shd w:val="clear" w:color="auto" w:fill="FFFFFF"/>
            <w:noWrap/>
            <w:vAlign w:val="center"/>
          </w:tcPr>
          <w:p w14:paraId="258345C3"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688" w:type="dxa"/>
            <w:tcBorders>
              <w:top w:val="nil"/>
              <w:left w:val="nil"/>
              <w:bottom w:val="single" w:sz="4" w:space="0" w:color="auto"/>
              <w:right w:val="single" w:sz="4" w:space="0" w:color="auto"/>
            </w:tcBorders>
            <w:shd w:val="clear" w:color="auto" w:fill="FFFFFF"/>
            <w:noWrap/>
            <w:vAlign w:val="center"/>
          </w:tcPr>
          <w:p w14:paraId="3818093B" w14:textId="77777777" w:rsidR="00BB5948" w:rsidRPr="001D450F" w:rsidRDefault="00BB5948" w:rsidP="00305F9D">
            <w:pPr>
              <w:widowControl/>
              <w:jc w:val="center"/>
              <w:rPr>
                <w:rFonts w:cs="宋体"/>
                <w:kern w:val="0"/>
                <w:sz w:val="22"/>
              </w:rPr>
            </w:pPr>
            <w:r w:rsidRPr="001D450F">
              <w:rPr>
                <w:rFonts w:cs="宋体"/>
                <w:kern w:val="0"/>
                <w:sz w:val="22"/>
                <w:szCs w:val="22"/>
              </w:rPr>
              <w:t>28</w:t>
            </w:r>
          </w:p>
        </w:tc>
        <w:tc>
          <w:tcPr>
            <w:tcW w:w="919" w:type="dxa"/>
            <w:tcBorders>
              <w:top w:val="nil"/>
              <w:left w:val="nil"/>
              <w:bottom w:val="single" w:sz="4" w:space="0" w:color="auto"/>
              <w:right w:val="single" w:sz="4" w:space="0" w:color="auto"/>
            </w:tcBorders>
            <w:shd w:val="clear" w:color="auto" w:fill="FFFFFF"/>
            <w:noWrap/>
            <w:vAlign w:val="center"/>
          </w:tcPr>
          <w:p w14:paraId="0D26E98A"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900" w:type="dxa"/>
            <w:tcBorders>
              <w:top w:val="nil"/>
              <w:left w:val="nil"/>
              <w:bottom w:val="single" w:sz="4" w:space="0" w:color="auto"/>
              <w:right w:val="single" w:sz="4" w:space="0" w:color="auto"/>
            </w:tcBorders>
            <w:shd w:val="clear" w:color="auto" w:fill="FFFFFF"/>
            <w:noWrap/>
            <w:vAlign w:val="center"/>
          </w:tcPr>
          <w:p w14:paraId="28DA0317" w14:textId="77777777" w:rsidR="00BB5948" w:rsidRPr="001D450F" w:rsidRDefault="00BB5948" w:rsidP="00305F9D">
            <w:pPr>
              <w:widowControl/>
              <w:jc w:val="center"/>
              <w:rPr>
                <w:rFonts w:cs="宋体"/>
                <w:kern w:val="0"/>
                <w:sz w:val="22"/>
              </w:rPr>
            </w:pPr>
            <w:r w:rsidRPr="001D450F">
              <w:rPr>
                <w:rFonts w:cs="宋体"/>
                <w:kern w:val="0"/>
                <w:sz w:val="22"/>
                <w:szCs w:val="22"/>
              </w:rPr>
              <w:t>25</w:t>
            </w:r>
          </w:p>
        </w:tc>
        <w:tc>
          <w:tcPr>
            <w:tcW w:w="720" w:type="dxa"/>
            <w:tcBorders>
              <w:top w:val="nil"/>
              <w:left w:val="nil"/>
              <w:bottom w:val="single" w:sz="4" w:space="0" w:color="auto"/>
              <w:right w:val="single" w:sz="4" w:space="0" w:color="auto"/>
            </w:tcBorders>
            <w:shd w:val="clear" w:color="auto" w:fill="FFFFFF"/>
            <w:noWrap/>
            <w:vAlign w:val="center"/>
          </w:tcPr>
          <w:p w14:paraId="4EB5466C" w14:textId="77777777" w:rsidR="00BB5948" w:rsidRPr="001D450F" w:rsidRDefault="00BB5948" w:rsidP="00305F9D">
            <w:pPr>
              <w:widowControl/>
              <w:jc w:val="center"/>
              <w:rPr>
                <w:rFonts w:cs="宋体"/>
                <w:kern w:val="0"/>
                <w:sz w:val="22"/>
              </w:rPr>
            </w:pPr>
            <w:r w:rsidRPr="001D450F">
              <w:rPr>
                <w:rFonts w:cs="宋体"/>
                <w:kern w:val="0"/>
                <w:sz w:val="22"/>
                <w:szCs w:val="22"/>
              </w:rPr>
              <w:t>153</w:t>
            </w:r>
          </w:p>
        </w:tc>
        <w:tc>
          <w:tcPr>
            <w:tcW w:w="1080" w:type="dxa"/>
            <w:tcBorders>
              <w:top w:val="nil"/>
              <w:left w:val="nil"/>
              <w:bottom w:val="single" w:sz="4" w:space="0" w:color="auto"/>
              <w:right w:val="single" w:sz="4" w:space="0" w:color="auto"/>
            </w:tcBorders>
            <w:shd w:val="clear" w:color="auto" w:fill="FFFFFF"/>
            <w:noWrap/>
            <w:vAlign w:val="center"/>
          </w:tcPr>
          <w:p w14:paraId="1B5B7880" w14:textId="77777777" w:rsidR="00BB5948" w:rsidRPr="001D450F" w:rsidRDefault="00BB5948" w:rsidP="00305F9D">
            <w:pPr>
              <w:widowControl/>
              <w:jc w:val="center"/>
              <w:rPr>
                <w:rFonts w:cs="宋体"/>
                <w:kern w:val="0"/>
                <w:sz w:val="22"/>
              </w:rPr>
            </w:pPr>
            <w:r w:rsidRPr="001D450F">
              <w:rPr>
                <w:rFonts w:cs="宋体"/>
                <w:kern w:val="0"/>
                <w:sz w:val="22"/>
                <w:szCs w:val="22"/>
              </w:rPr>
              <w:t>13</w:t>
            </w:r>
          </w:p>
        </w:tc>
        <w:tc>
          <w:tcPr>
            <w:tcW w:w="794" w:type="dxa"/>
            <w:tcBorders>
              <w:top w:val="nil"/>
              <w:left w:val="nil"/>
              <w:bottom w:val="single" w:sz="4" w:space="0" w:color="auto"/>
              <w:right w:val="single" w:sz="4" w:space="0" w:color="auto"/>
            </w:tcBorders>
            <w:shd w:val="clear" w:color="auto" w:fill="FFFFFF"/>
            <w:noWrap/>
            <w:vAlign w:val="center"/>
          </w:tcPr>
          <w:p w14:paraId="1F2A831F"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3.0 </w:t>
            </w:r>
          </w:p>
        </w:tc>
        <w:tc>
          <w:tcPr>
            <w:tcW w:w="865" w:type="dxa"/>
            <w:tcBorders>
              <w:top w:val="nil"/>
              <w:left w:val="nil"/>
              <w:bottom w:val="single" w:sz="4" w:space="0" w:color="auto"/>
              <w:right w:val="single" w:sz="4" w:space="0" w:color="auto"/>
            </w:tcBorders>
            <w:shd w:val="clear" w:color="auto" w:fill="FFFFFF"/>
            <w:noWrap/>
            <w:vAlign w:val="center"/>
          </w:tcPr>
          <w:p w14:paraId="3CF4EDB7" w14:textId="77777777" w:rsidR="00BB5948" w:rsidRPr="001D450F" w:rsidRDefault="00BB5948" w:rsidP="00305F9D">
            <w:pPr>
              <w:widowControl/>
              <w:jc w:val="center"/>
              <w:rPr>
                <w:rFonts w:cs="宋体"/>
                <w:kern w:val="0"/>
                <w:sz w:val="22"/>
              </w:rPr>
            </w:pPr>
            <w:r w:rsidRPr="001D450F">
              <w:rPr>
                <w:rFonts w:cs="宋体"/>
                <w:kern w:val="0"/>
                <w:sz w:val="22"/>
                <w:szCs w:val="22"/>
              </w:rPr>
              <w:t>3</w:t>
            </w:r>
          </w:p>
        </w:tc>
        <w:tc>
          <w:tcPr>
            <w:tcW w:w="1043" w:type="dxa"/>
            <w:tcBorders>
              <w:top w:val="nil"/>
              <w:left w:val="nil"/>
              <w:bottom w:val="single" w:sz="4" w:space="0" w:color="auto"/>
              <w:right w:val="single" w:sz="4" w:space="0" w:color="auto"/>
            </w:tcBorders>
            <w:shd w:val="clear" w:color="auto" w:fill="FFFFFF"/>
            <w:noWrap/>
            <w:vAlign w:val="center"/>
          </w:tcPr>
          <w:p w14:paraId="1B505AD4" w14:textId="77777777" w:rsidR="00BB5948" w:rsidRPr="001D450F" w:rsidRDefault="00BB5948" w:rsidP="00305F9D">
            <w:pPr>
              <w:widowControl/>
              <w:jc w:val="center"/>
              <w:rPr>
                <w:rFonts w:cs="宋体"/>
                <w:kern w:val="0"/>
                <w:sz w:val="22"/>
              </w:rPr>
            </w:pPr>
            <w:r w:rsidRPr="001D450F">
              <w:rPr>
                <w:rFonts w:cs="宋体"/>
                <w:kern w:val="0"/>
                <w:sz w:val="22"/>
                <w:szCs w:val="22"/>
              </w:rPr>
              <w:t>5</w:t>
            </w:r>
          </w:p>
        </w:tc>
      </w:tr>
      <w:tr w:rsidR="00BB5948" w:rsidRPr="001D450F" w14:paraId="0A612409"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7DFC1CD0" w14:textId="77777777" w:rsidR="00BB5948" w:rsidRPr="001D450F" w:rsidRDefault="00BB5948" w:rsidP="00305F9D">
            <w:pPr>
              <w:widowControl/>
              <w:jc w:val="center"/>
              <w:rPr>
                <w:rFonts w:cs="宋体"/>
                <w:kern w:val="0"/>
                <w:sz w:val="22"/>
              </w:rPr>
            </w:pPr>
            <w:r w:rsidRPr="001D450F">
              <w:rPr>
                <w:rFonts w:cs="宋体"/>
                <w:kern w:val="0"/>
                <w:sz w:val="22"/>
                <w:szCs w:val="22"/>
              </w:rPr>
              <w:t>No 6</w:t>
            </w:r>
          </w:p>
        </w:tc>
        <w:tc>
          <w:tcPr>
            <w:tcW w:w="412" w:type="dxa"/>
            <w:tcBorders>
              <w:top w:val="nil"/>
              <w:left w:val="nil"/>
              <w:bottom w:val="single" w:sz="4" w:space="0" w:color="auto"/>
              <w:right w:val="single" w:sz="4" w:space="0" w:color="auto"/>
            </w:tcBorders>
            <w:shd w:val="clear" w:color="auto" w:fill="FFFFFF"/>
            <w:noWrap/>
            <w:vAlign w:val="center"/>
          </w:tcPr>
          <w:p w14:paraId="4BEA5C1C" w14:textId="77777777" w:rsidR="00BB5948" w:rsidRPr="001D450F" w:rsidRDefault="00BB5948" w:rsidP="00305F9D">
            <w:pPr>
              <w:widowControl/>
              <w:jc w:val="center"/>
              <w:rPr>
                <w:rFonts w:cs="宋体"/>
                <w:kern w:val="0"/>
                <w:sz w:val="22"/>
              </w:rPr>
            </w:pPr>
            <w:r w:rsidRPr="001D450F">
              <w:rPr>
                <w:rFonts w:cs="宋体"/>
                <w:kern w:val="0"/>
                <w:sz w:val="22"/>
                <w:szCs w:val="22"/>
              </w:rPr>
              <w:t>F</w:t>
            </w:r>
          </w:p>
        </w:tc>
        <w:tc>
          <w:tcPr>
            <w:tcW w:w="440" w:type="dxa"/>
            <w:tcBorders>
              <w:top w:val="nil"/>
              <w:left w:val="nil"/>
              <w:bottom w:val="single" w:sz="4" w:space="0" w:color="auto"/>
              <w:right w:val="single" w:sz="4" w:space="0" w:color="auto"/>
            </w:tcBorders>
            <w:shd w:val="clear" w:color="auto" w:fill="FFFFFF"/>
            <w:noWrap/>
            <w:vAlign w:val="center"/>
          </w:tcPr>
          <w:p w14:paraId="78DC8472" w14:textId="77777777" w:rsidR="00BB5948" w:rsidRPr="001D450F" w:rsidRDefault="00BB5948" w:rsidP="00305F9D">
            <w:pPr>
              <w:widowControl/>
              <w:jc w:val="center"/>
              <w:rPr>
                <w:rFonts w:cs="宋体"/>
                <w:kern w:val="0"/>
                <w:sz w:val="22"/>
              </w:rPr>
            </w:pPr>
            <w:r w:rsidRPr="001D450F">
              <w:rPr>
                <w:rFonts w:cs="宋体"/>
                <w:kern w:val="0"/>
                <w:sz w:val="22"/>
                <w:szCs w:val="22"/>
              </w:rPr>
              <w:t>67</w:t>
            </w:r>
          </w:p>
        </w:tc>
        <w:tc>
          <w:tcPr>
            <w:tcW w:w="713" w:type="dxa"/>
            <w:tcBorders>
              <w:top w:val="nil"/>
              <w:left w:val="nil"/>
              <w:bottom w:val="single" w:sz="4" w:space="0" w:color="auto"/>
              <w:right w:val="single" w:sz="4" w:space="0" w:color="auto"/>
            </w:tcBorders>
            <w:shd w:val="clear" w:color="auto" w:fill="FFFFFF"/>
            <w:noWrap/>
            <w:vAlign w:val="center"/>
          </w:tcPr>
          <w:p w14:paraId="3ED2074B" w14:textId="77777777" w:rsidR="00BB5948" w:rsidRPr="001D450F" w:rsidRDefault="00BB5948" w:rsidP="00305F9D">
            <w:pPr>
              <w:widowControl/>
              <w:jc w:val="center"/>
              <w:rPr>
                <w:rFonts w:cs="宋体"/>
                <w:kern w:val="0"/>
                <w:sz w:val="22"/>
              </w:rPr>
            </w:pPr>
            <w:r w:rsidRPr="001D450F">
              <w:rPr>
                <w:rFonts w:cs="宋体"/>
                <w:kern w:val="0"/>
                <w:sz w:val="22"/>
                <w:szCs w:val="22"/>
              </w:rPr>
              <w:t>16</w:t>
            </w:r>
          </w:p>
        </w:tc>
        <w:tc>
          <w:tcPr>
            <w:tcW w:w="688" w:type="dxa"/>
            <w:tcBorders>
              <w:top w:val="nil"/>
              <w:left w:val="nil"/>
              <w:bottom w:val="single" w:sz="4" w:space="0" w:color="auto"/>
              <w:right w:val="single" w:sz="4" w:space="0" w:color="auto"/>
            </w:tcBorders>
            <w:shd w:val="clear" w:color="auto" w:fill="FFFFFF"/>
            <w:noWrap/>
            <w:vAlign w:val="center"/>
          </w:tcPr>
          <w:p w14:paraId="1A6EA815" w14:textId="77777777" w:rsidR="00BB5948" w:rsidRPr="001D450F" w:rsidRDefault="00BB5948" w:rsidP="00305F9D">
            <w:pPr>
              <w:widowControl/>
              <w:jc w:val="center"/>
              <w:rPr>
                <w:rFonts w:cs="宋体"/>
                <w:kern w:val="0"/>
                <w:sz w:val="22"/>
              </w:rPr>
            </w:pPr>
            <w:r w:rsidRPr="001D450F">
              <w:rPr>
                <w:rFonts w:cs="宋体"/>
                <w:kern w:val="0"/>
                <w:sz w:val="22"/>
                <w:szCs w:val="22"/>
              </w:rPr>
              <w:t>25</w:t>
            </w:r>
          </w:p>
        </w:tc>
        <w:tc>
          <w:tcPr>
            <w:tcW w:w="919" w:type="dxa"/>
            <w:tcBorders>
              <w:top w:val="nil"/>
              <w:left w:val="nil"/>
              <w:bottom w:val="single" w:sz="4" w:space="0" w:color="auto"/>
              <w:right w:val="single" w:sz="4" w:space="0" w:color="auto"/>
            </w:tcBorders>
            <w:shd w:val="clear" w:color="auto" w:fill="FFFFFF"/>
            <w:noWrap/>
            <w:vAlign w:val="center"/>
          </w:tcPr>
          <w:p w14:paraId="2232ED52" w14:textId="77777777" w:rsidR="00BB5948" w:rsidRPr="001D450F" w:rsidRDefault="00BB5948" w:rsidP="00305F9D">
            <w:pPr>
              <w:widowControl/>
              <w:jc w:val="center"/>
              <w:rPr>
                <w:rFonts w:cs="宋体"/>
                <w:kern w:val="0"/>
                <w:sz w:val="22"/>
              </w:rPr>
            </w:pPr>
            <w:r w:rsidRPr="001D450F">
              <w:rPr>
                <w:rFonts w:cs="宋体"/>
                <w:kern w:val="0"/>
                <w:sz w:val="22"/>
                <w:szCs w:val="22"/>
              </w:rPr>
              <w:t>0</w:t>
            </w:r>
          </w:p>
        </w:tc>
        <w:tc>
          <w:tcPr>
            <w:tcW w:w="900" w:type="dxa"/>
            <w:tcBorders>
              <w:top w:val="nil"/>
              <w:left w:val="nil"/>
              <w:bottom w:val="single" w:sz="4" w:space="0" w:color="auto"/>
              <w:right w:val="single" w:sz="4" w:space="0" w:color="auto"/>
            </w:tcBorders>
            <w:shd w:val="clear" w:color="auto" w:fill="FFFFFF"/>
            <w:noWrap/>
            <w:vAlign w:val="center"/>
          </w:tcPr>
          <w:p w14:paraId="16C72567" w14:textId="77777777" w:rsidR="00BB5948" w:rsidRPr="001D450F" w:rsidRDefault="00BB5948" w:rsidP="00305F9D">
            <w:pPr>
              <w:widowControl/>
              <w:jc w:val="center"/>
              <w:rPr>
                <w:rFonts w:cs="宋体"/>
                <w:kern w:val="0"/>
                <w:sz w:val="22"/>
              </w:rPr>
            </w:pPr>
            <w:r w:rsidRPr="001D450F">
              <w:rPr>
                <w:rFonts w:cs="宋体"/>
                <w:kern w:val="0"/>
                <w:sz w:val="22"/>
                <w:szCs w:val="22"/>
              </w:rPr>
              <w:t>22</w:t>
            </w:r>
          </w:p>
        </w:tc>
        <w:tc>
          <w:tcPr>
            <w:tcW w:w="720" w:type="dxa"/>
            <w:tcBorders>
              <w:top w:val="nil"/>
              <w:left w:val="nil"/>
              <w:bottom w:val="single" w:sz="4" w:space="0" w:color="auto"/>
              <w:right w:val="single" w:sz="4" w:space="0" w:color="auto"/>
            </w:tcBorders>
            <w:shd w:val="clear" w:color="auto" w:fill="FFFFFF"/>
            <w:noWrap/>
            <w:vAlign w:val="center"/>
          </w:tcPr>
          <w:p w14:paraId="70F2A640" w14:textId="77777777" w:rsidR="00BB5948" w:rsidRPr="001D450F" w:rsidRDefault="00BB5948" w:rsidP="00305F9D">
            <w:pPr>
              <w:widowControl/>
              <w:jc w:val="center"/>
              <w:rPr>
                <w:rFonts w:cs="宋体"/>
                <w:kern w:val="0"/>
                <w:sz w:val="22"/>
              </w:rPr>
            </w:pPr>
            <w:r w:rsidRPr="001D450F">
              <w:rPr>
                <w:rFonts w:cs="宋体"/>
                <w:kern w:val="0"/>
                <w:sz w:val="22"/>
                <w:szCs w:val="22"/>
              </w:rPr>
              <w:t>245</w:t>
            </w:r>
          </w:p>
        </w:tc>
        <w:tc>
          <w:tcPr>
            <w:tcW w:w="1080" w:type="dxa"/>
            <w:tcBorders>
              <w:top w:val="nil"/>
              <w:left w:val="nil"/>
              <w:bottom w:val="single" w:sz="4" w:space="0" w:color="auto"/>
              <w:right w:val="single" w:sz="4" w:space="0" w:color="auto"/>
            </w:tcBorders>
            <w:shd w:val="clear" w:color="auto" w:fill="FFFFFF"/>
            <w:noWrap/>
            <w:vAlign w:val="center"/>
          </w:tcPr>
          <w:p w14:paraId="27E0CA2E" w14:textId="77777777" w:rsidR="00BB5948" w:rsidRPr="001D450F" w:rsidRDefault="00BB5948" w:rsidP="00305F9D">
            <w:pPr>
              <w:widowControl/>
              <w:jc w:val="center"/>
              <w:rPr>
                <w:rFonts w:cs="宋体"/>
                <w:kern w:val="0"/>
                <w:sz w:val="22"/>
              </w:rPr>
            </w:pPr>
            <w:r w:rsidRPr="001D450F">
              <w:rPr>
                <w:rFonts w:cs="宋体"/>
                <w:kern w:val="0"/>
                <w:sz w:val="22"/>
                <w:szCs w:val="22"/>
              </w:rPr>
              <w:t>11</w:t>
            </w:r>
          </w:p>
        </w:tc>
        <w:tc>
          <w:tcPr>
            <w:tcW w:w="794" w:type="dxa"/>
            <w:tcBorders>
              <w:top w:val="nil"/>
              <w:left w:val="nil"/>
              <w:bottom w:val="single" w:sz="4" w:space="0" w:color="auto"/>
              <w:right w:val="single" w:sz="4" w:space="0" w:color="auto"/>
            </w:tcBorders>
            <w:shd w:val="clear" w:color="auto" w:fill="FFFFFF"/>
            <w:noWrap/>
            <w:vAlign w:val="center"/>
          </w:tcPr>
          <w:p w14:paraId="75B913F6"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1.5 </w:t>
            </w:r>
          </w:p>
        </w:tc>
        <w:tc>
          <w:tcPr>
            <w:tcW w:w="865" w:type="dxa"/>
            <w:tcBorders>
              <w:top w:val="nil"/>
              <w:left w:val="nil"/>
              <w:bottom w:val="single" w:sz="4" w:space="0" w:color="auto"/>
              <w:right w:val="single" w:sz="4" w:space="0" w:color="auto"/>
            </w:tcBorders>
            <w:shd w:val="clear" w:color="auto" w:fill="FFFFFF"/>
            <w:noWrap/>
            <w:vAlign w:val="center"/>
          </w:tcPr>
          <w:p w14:paraId="583FA89F"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1D34B71A" w14:textId="77777777" w:rsidR="00BB5948" w:rsidRPr="001D450F" w:rsidRDefault="00BB5948" w:rsidP="00305F9D">
            <w:pPr>
              <w:widowControl/>
              <w:jc w:val="center"/>
              <w:rPr>
                <w:rFonts w:cs="宋体"/>
                <w:kern w:val="0"/>
                <w:sz w:val="22"/>
              </w:rPr>
            </w:pPr>
            <w:r w:rsidRPr="001D450F">
              <w:rPr>
                <w:rFonts w:cs="宋体"/>
                <w:kern w:val="0"/>
                <w:sz w:val="22"/>
                <w:szCs w:val="22"/>
              </w:rPr>
              <w:t>25</w:t>
            </w:r>
          </w:p>
        </w:tc>
      </w:tr>
      <w:tr w:rsidR="00BB5948" w:rsidRPr="001D450F" w14:paraId="2A0E7CB1"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4BB01A9A" w14:textId="77777777" w:rsidR="00BB5948" w:rsidRPr="001D450F" w:rsidRDefault="00BB5948" w:rsidP="00305F9D">
            <w:pPr>
              <w:widowControl/>
              <w:jc w:val="center"/>
              <w:rPr>
                <w:rFonts w:cs="宋体"/>
                <w:kern w:val="0"/>
                <w:sz w:val="22"/>
              </w:rPr>
            </w:pPr>
            <w:r w:rsidRPr="001D450F">
              <w:rPr>
                <w:rFonts w:cs="宋体"/>
                <w:kern w:val="0"/>
                <w:sz w:val="22"/>
                <w:szCs w:val="22"/>
              </w:rPr>
              <w:t>No 7</w:t>
            </w:r>
          </w:p>
        </w:tc>
        <w:tc>
          <w:tcPr>
            <w:tcW w:w="412" w:type="dxa"/>
            <w:tcBorders>
              <w:top w:val="nil"/>
              <w:left w:val="nil"/>
              <w:bottom w:val="single" w:sz="4" w:space="0" w:color="auto"/>
              <w:right w:val="single" w:sz="4" w:space="0" w:color="auto"/>
            </w:tcBorders>
            <w:shd w:val="clear" w:color="auto" w:fill="FFFFFF"/>
            <w:noWrap/>
            <w:vAlign w:val="center"/>
          </w:tcPr>
          <w:p w14:paraId="3DF95BAA"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223E5ACE" w14:textId="77777777" w:rsidR="00BB5948" w:rsidRPr="001D450F" w:rsidRDefault="00BB5948" w:rsidP="00305F9D">
            <w:pPr>
              <w:widowControl/>
              <w:jc w:val="center"/>
              <w:rPr>
                <w:rFonts w:cs="宋体"/>
                <w:kern w:val="0"/>
                <w:sz w:val="22"/>
              </w:rPr>
            </w:pPr>
            <w:r w:rsidRPr="001D450F">
              <w:rPr>
                <w:rFonts w:cs="宋体"/>
                <w:kern w:val="0"/>
                <w:sz w:val="22"/>
                <w:szCs w:val="22"/>
              </w:rPr>
              <w:t>79</w:t>
            </w:r>
          </w:p>
        </w:tc>
        <w:tc>
          <w:tcPr>
            <w:tcW w:w="713" w:type="dxa"/>
            <w:tcBorders>
              <w:top w:val="nil"/>
              <w:left w:val="nil"/>
              <w:bottom w:val="single" w:sz="4" w:space="0" w:color="auto"/>
              <w:right w:val="single" w:sz="4" w:space="0" w:color="auto"/>
            </w:tcBorders>
            <w:shd w:val="clear" w:color="auto" w:fill="FFFFFF"/>
            <w:noWrap/>
            <w:vAlign w:val="center"/>
          </w:tcPr>
          <w:p w14:paraId="4D2E66B4"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688" w:type="dxa"/>
            <w:tcBorders>
              <w:top w:val="nil"/>
              <w:left w:val="nil"/>
              <w:bottom w:val="single" w:sz="4" w:space="0" w:color="auto"/>
              <w:right w:val="single" w:sz="4" w:space="0" w:color="auto"/>
            </w:tcBorders>
            <w:shd w:val="clear" w:color="auto" w:fill="FFFFFF"/>
            <w:noWrap/>
            <w:vAlign w:val="center"/>
          </w:tcPr>
          <w:p w14:paraId="0826E761" w14:textId="77777777" w:rsidR="00BB5948" w:rsidRPr="001D450F" w:rsidRDefault="00BB5948" w:rsidP="00305F9D">
            <w:pPr>
              <w:widowControl/>
              <w:jc w:val="center"/>
              <w:rPr>
                <w:rFonts w:cs="宋体"/>
                <w:kern w:val="0"/>
                <w:sz w:val="22"/>
              </w:rPr>
            </w:pPr>
            <w:r w:rsidRPr="001D450F">
              <w:rPr>
                <w:rFonts w:cs="宋体"/>
                <w:kern w:val="0"/>
                <w:sz w:val="22"/>
                <w:szCs w:val="22"/>
              </w:rPr>
              <w:t>29</w:t>
            </w:r>
          </w:p>
        </w:tc>
        <w:tc>
          <w:tcPr>
            <w:tcW w:w="919" w:type="dxa"/>
            <w:tcBorders>
              <w:top w:val="nil"/>
              <w:left w:val="nil"/>
              <w:bottom w:val="single" w:sz="4" w:space="0" w:color="auto"/>
              <w:right w:val="single" w:sz="4" w:space="0" w:color="auto"/>
            </w:tcBorders>
            <w:shd w:val="clear" w:color="auto" w:fill="FFFFFF"/>
            <w:noWrap/>
            <w:vAlign w:val="center"/>
          </w:tcPr>
          <w:p w14:paraId="57871B80" w14:textId="77777777" w:rsidR="00BB5948" w:rsidRPr="001D450F" w:rsidRDefault="00BB5948" w:rsidP="00305F9D">
            <w:pPr>
              <w:widowControl/>
              <w:jc w:val="center"/>
              <w:rPr>
                <w:rFonts w:cs="宋体"/>
                <w:kern w:val="0"/>
                <w:sz w:val="22"/>
              </w:rPr>
            </w:pPr>
            <w:r w:rsidRPr="001D450F">
              <w:rPr>
                <w:rFonts w:cs="宋体"/>
                <w:kern w:val="0"/>
                <w:sz w:val="22"/>
                <w:szCs w:val="22"/>
              </w:rPr>
              <w:t>5</w:t>
            </w:r>
          </w:p>
        </w:tc>
        <w:tc>
          <w:tcPr>
            <w:tcW w:w="900" w:type="dxa"/>
            <w:tcBorders>
              <w:top w:val="nil"/>
              <w:left w:val="nil"/>
              <w:bottom w:val="single" w:sz="4" w:space="0" w:color="auto"/>
              <w:right w:val="single" w:sz="4" w:space="0" w:color="auto"/>
            </w:tcBorders>
            <w:shd w:val="clear" w:color="auto" w:fill="FFFFFF"/>
            <w:noWrap/>
            <w:vAlign w:val="center"/>
          </w:tcPr>
          <w:p w14:paraId="7536DE3B" w14:textId="77777777" w:rsidR="00BB5948" w:rsidRPr="001D450F" w:rsidRDefault="00BB5948" w:rsidP="00305F9D">
            <w:pPr>
              <w:widowControl/>
              <w:jc w:val="center"/>
              <w:rPr>
                <w:rFonts w:cs="宋体"/>
                <w:kern w:val="0"/>
                <w:sz w:val="22"/>
              </w:rPr>
            </w:pPr>
            <w:r w:rsidRPr="001D450F">
              <w:rPr>
                <w:rFonts w:cs="宋体"/>
                <w:kern w:val="0"/>
                <w:sz w:val="22"/>
                <w:szCs w:val="22"/>
              </w:rPr>
              <w:t>20</w:t>
            </w:r>
          </w:p>
        </w:tc>
        <w:tc>
          <w:tcPr>
            <w:tcW w:w="720" w:type="dxa"/>
            <w:tcBorders>
              <w:top w:val="nil"/>
              <w:left w:val="nil"/>
              <w:bottom w:val="single" w:sz="4" w:space="0" w:color="auto"/>
              <w:right w:val="single" w:sz="4" w:space="0" w:color="auto"/>
            </w:tcBorders>
            <w:shd w:val="clear" w:color="auto" w:fill="FFFFFF"/>
            <w:noWrap/>
            <w:vAlign w:val="center"/>
          </w:tcPr>
          <w:p w14:paraId="54F86A61" w14:textId="77777777" w:rsidR="00BB5948" w:rsidRPr="001D450F" w:rsidRDefault="00BB5948" w:rsidP="00305F9D">
            <w:pPr>
              <w:widowControl/>
              <w:jc w:val="center"/>
              <w:rPr>
                <w:rFonts w:cs="宋体"/>
                <w:kern w:val="0"/>
                <w:sz w:val="22"/>
              </w:rPr>
            </w:pPr>
            <w:r w:rsidRPr="001D450F">
              <w:rPr>
                <w:rFonts w:cs="宋体"/>
                <w:kern w:val="0"/>
                <w:sz w:val="22"/>
                <w:szCs w:val="22"/>
              </w:rPr>
              <w:t>210</w:t>
            </w:r>
          </w:p>
        </w:tc>
        <w:tc>
          <w:tcPr>
            <w:tcW w:w="1080" w:type="dxa"/>
            <w:tcBorders>
              <w:top w:val="nil"/>
              <w:left w:val="nil"/>
              <w:bottom w:val="single" w:sz="4" w:space="0" w:color="auto"/>
              <w:right w:val="single" w:sz="4" w:space="0" w:color="auto"/>
            </w:tcBorders>
            <w:shd w:val="clear" w:color="auto" w:fill="FFFFFF"/>
            <w:noWrap/>
            <w:vAlign w:val="center"/>
          </w:tcPr>
          <w:p w14:paraId="5915E946" w14:textId="77777777" w:rsidR="00BB5948" w:rsidRPr="001D450F" w:rsidRDefault="00BB5948" w:rsidP="00305F9D">
            <w:pPr>
              <w:widowControl/>
              <w:jc w:val="center"/>
              <w:rPr>
                <w:rFonts w:cs="宋体"/>
                <w:kern w:val="0"/>
                <w:sz w:val="22"/>
              </w:rPr>
            </w:pPr>
            <w:r w:rsidRPr="001D450F">
              <w:rPr>
                <w:rFonts w:cs="宋体"/>
                <w:kern w:val="0"/>
                <w:sz w:val="22"/>
                <w:szCs w:val="22"/>
              </w:rPr>
              <w:t>15</w:t>
            </w:r>
          </w:p>
        </w:tc>
        <w:tc>
          <w:tcPr>
            <w:tcW w:w="794" w:type="dxa"/>
            <w:tcBorders>
              <w:top w:val="nil"/>
              <w:left w:val="nil"/>
              <w:bottom w:val="single" w:sz="4" w:space="0" w:color="auto"/>
              <w:right w:val="single" w:sz="4" w:space="0" w:color="auto"/>
            </w:tcBorders>
            <w:shd w:val="clear" w:color="auto" w:fill="FFFFFF"/>
            <w:noWrap/>
            <w:vAlign w:val="center"/>
          </w:tcPr>
          <w:p w14:paraId="38A2FAB2"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1.0 </w:t>
            </w:r>
          </w:p>
        </w:tc>
        <w:tc>
          <w:tcPr>
            <w:tcW w:w="865" w:type="dxa"/>
            <w:tcBorders>
              <w:top w:val="nil"/>
              <w:left w:val="nil"/>
              <w:bottom w:val="single" w:sz="4" w:space="0" w:color="auto"/>
              <w:right w:val="single" w:sz="4" w:space="0" w:color="auto"/>
            </w:tcBorders>
            <w:shd w:val="clear" w:color="auto" w:fill="FFFFFF"/>
            <w:noWrap/>
            <w:vAlign w:val="center"/>
          </w:tcPr>
          <w:p w14:paraId="5F785774"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26BFE059" w14:textId="77777777" w:rsidR="00BB5948" w:rsidRPr="001D450F" w:rsidRDefault="00BB5948" w:rsidP="00305F9D">
            <w:pPr>
              <w:widowControl/>
              <w:jc w:val="center"/>
              <w:rPr>
                <w:rFonts w:cs="宋体"/>
                <w:kern w:val="0"/>
                <w:sz w:val="22"/>
              </w:rPr>
            </w:pPr>
            <w:r w:rsidRPr="001D450F">
              <w:rPr>
                <w:rFonts w:cs="宋体"/>
                <w:kern w:val="0"/>
                <w:sz w:val="22"/>
                <w:szCs w:val="22"/>
              </w:rPr>
              <w:t>9</w:t>
            </w:r>
          </w:p>
        </w:tc>
      </w:tr>
      <w:tr w:rsidR="00BB5948" w:rsidRPr="001D450F" w14:paraId="2E35D7E2"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08D25B49" w14:textId="77777777" w:rsidR="00BB5948" w:rsidRPr="001D450F" w:rsidRDefault="00BB5948" w:rsidP="00305F9D">
            <w:pPr>
              <w:widowControl/>
              <w:jc w:val="center"/>
              <w:rPr>
                <w:rFonts w:cs="宋体"/>
                <w:kern w:val="0"/>
                <w:sz w:val="22"/>
              </w:rPr>
            </w:pPr>
            <w:r w:rsidRPr="001D450F">
              <w:rPr>
                <w:rFonts w:cs="宋体"/>
                <w:kern w:val="0"/>
                <w:sz w:val="22"/>
                <w:szCs w:val="22"/>
              </w:rPr>
              <w:t>No 8</w:t>
            </w:r>
          </w:p>
        </w:tc>
        <w:tc>
          <w:tcPr>
            <w:tcW w:w="412" w:type="dxa"/>
            <w:tcBorders>
              <w:top w:val="nil"/>
              <w:left w:val="nil"/>
              <w:bottom w:val="single" w:sz="4" w:space="0" w:color="auto"/>
              <w:right w:val="single" w:sz="4" w:space="0" w:color="auto"/>
            </w:tcBorders>
            <w:shd w:val="clear" w:color="auto" w:fill="FFFFFF"/>
            <w:noWrap/>
            <w:vAlign w:val="center"/>
          </w:tcPr>
          <w:p w14:paraId="0904AFDA" w14:textId="77777777" w:rsidR="00BB5948" w:rsidRPr="001D450F" w:rsidRDefault="00BB5948" w:rsidP="00305F9D">
            <w:pPr>
              <w:widowControl/>
              <w:jc w:val="center"/>
              <w:rPr>
                <w:rFonts w:cs="宋体"/>
                <w:kern w:val="0"/>
                <w:sz w:val="22"/>
              </w:rPr>
            </w:pPr>
            <w:r w:rsidRPr="001D450F">
              <w:rPr>
                <w:rFonts w:cs="宋体"/>
                <w:kern w:val="0"/>
                <w:sz w:val="22"/>
                <w:szCs w:val="22"/>
              </w:rPr>
              <w:t>F</w:t>
            </w:r>
          </w:p>
        </w:tc>
        <w:tc>
          <w:tcPr>
            <w:tcW w:w="440" w:type="dxa"/>
            <w:tcBorders>
              <w:top w:val="nil"/>
              <w:left w:val="nil"/>
              <w:bottom w:val="single" w:sz="4" w:space="0" w:color="auto"/>
              <w:right w:val="single" w:sz="4" w:space="0" w:color="auto"/>
            </w:tcBorders>
            <w:shd w:val="clear" w:color="auto" w:fill="FFFFFF"/>
            <w:noWrap/>
            <w:vAlign w:val="center"/>
          </w:tcPr>
          <w:p w14:paraId="13DAF7BE" w14:textId="77777777" w:rsidR="00BB5948" w:rsidRPr="001D450F" w:rsidRDefault="00BB5948" w:rsidP="00305F9D">
            <w:pPr>
              <w:widowControl/>
              <w:jc w:val="center"/>
              <w:rPr>
                <w:rFonts w:cs="宋体"/>
                <w:kern w:val="0"/>
                <w:sz w:val="22"/>
              </w:rPr>
            </w:pPr>
            <w:r w:rsidRPr="001D450F">
              <w:rPr>
                <w:rFonts w:cs="宋体"/>
                <w:kern w:val="0"/>
                <w:sz w:val="22"/>
                <w:szCs w:val="22"/>
              </w:rPr>
              <w:t>71</w:t>
            </w:r>
          </w:p>
        </w:tc>
        <w:tc>
          <w:tcPr>
            <w:tcW w:w="713" w:type="dxa"/>
            <w:tcBorders>
              <w:top w:val="nil"/>
              <w:left w:val="nil"/>
              <w:bottom w:val="single" w:sz="4" w:space="0" w:color="auto"/>
              <w:right w:val="single" w:sz="4" w:space="0" w:color="auto"/>
            </w:tcBorders>
            <w:shd w:val="clear" w:color="auto" w:fill="FFFFFF"/>
            <w:noWrap/>
            <w:vAlign w:val="center"/>
          </w:tcPr>
          <w:p w14:paraId="525EFAAE"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688" w:type="dxa"/>
            <w:tcBorders>
              <w:top w:val="nil"/>
              <w:left w:val="nil"/>
              <w:bottom w:val="single" w:sz="4" w:space="0" w:color="auto"/>
              <w:right w:val="single" w:sz="4" w:space="0" w:color="auto"/>
            </w:tcBorders>
            <w:shd w:val="clear" w:color="auto" w:fill="FFFFFF"/>
            <w:noWrap/>
            <w:vAlign w:val="center"/>
          </w:tcPr>
          <w:p w14:paraId="20C3CA11" w14:textId="77777777" w:rsidR="00BB5948" w:rsidRPr="001D450F" w:rsidRDefault="00BB5948" w:rsidP="00305F9D">
            <w:pPr>
              <w:widowControl/>
              <w:jc w:val="center"/>
              <w:rPr>
                <w:rFonts w:cs="宋体"/>
                <w:kern w:val="0"/>
                <w:sz w:val="22"/>
              </w:rPr>
            </w:pPr>
            <w:r w:rsidRPr="001D450F">
              <w:rPr>
                <w:rFonts w:cs="宋体"/>
                <w:kern w:val="0"/>
                <w:sz w:val="22"/>
                <w:szCs w:val="22"/>
              </w:rPr>
              <w:t>26</w:t>
            </w:r>
          </w:p>
        </w:tc>
        <w:tc>
          <w:tcPr>
            <w:tcW w:w="919" w:type="dxa"/>
            <w:tcBorders>
              <w:top w:val="nil"/>
              <w:left w:val="nil"/>
              <w:bottom w:val="single" w:sz="4" w:space="0" w:color="auto"/>
              <w:right w:val="single" w:sz="4" w:space="0" w:color="auto"/>
            </w:tcBorders>
            <w:shd w:val="clear" w:color="auto" w:fill="FFFFFF"/>
            <w:noWrap/>
            <w:vAlign w:val="center"/>
          </w:tcPr>
          <w:p w14:paraId="122BB463" w14:textId="77777777" w:rsidR="00BB5948" w:rsidRPr="001D450F" w:rsidRDefault="00BB5948" w:rsidP="00305F9D">
            <w:pPr>
              <w:widowControl/>
              <w:jc w:val="center"/>
              <w:rPr>
                <w:rFonts w:cs="宋体"/>
                <w:kern w:val="0"/>
                <w:sz w:val="22"/>
              </w:rPr>
            </w:pPr>
            <w:r w:rsidRPr="001D450F">
              <w:rPr>
                <w:rFonts w:cs="宋体"/>
                <w:kern w:val="0"/>
                <w:sz w:val="22"/>
                <w:szCs w:val="22"/>
              </w:rPr>
              <w:t>4</w:t>
            </w:r>
          </w:p>
        </w:tc>
        <w:tc>
          <w:tcPr>
            <w:tcW w:w="900" w:type="dxa"/>
            <w:tcBorders>
              <w:top w:val="nil"/>
              <w:left w:val="nil"/>
              <w:bottom w:val="single" w:sz="4" w:space="0" w:color="auto"/>
              <w:right w:val="single" w:sz="4" w:space="0" w:color="auto"/>
            </w:tcBorders>
            <w:shd w:val="clear" w:color="auto" w:fill="FFFFFF"/>
            <w:noWrap/>
            <w:vAlign w:val="center"/>
          </w:tcPr>
          <w:p w14:paraId="31B3F502" w14:textId="77777777" w:rsidR="00BB5948" w:rsidRPr="001D450F" w:rsidRDefault="00BB5948" w:rsidP="00305F9D">
            <w:pPr>
              <w:widowControl/>
              <w:jc w:val="center"/>
              <w:rPr>
                <w:rFonts w:cs="宋体"/>
                <w:kern w:val="0"/>
                <w:sz w:val="22"/>
              </w:rPr>
            </w:pPr>
            <w:r w:rsidRPr="001D450F">
              <w:rPr>
                <w:rFonts w:cs="宋体"/>
                <w:kern w:val="0"/>
                <w:sz w:val="22"/>
                <w:szCs w:val="22"/>
              </w:rPr>
              <w:t>21</w:t>
            </w:r>
          </w:p>
        </w:tc>
        <w:tc>
          <w:tcPr>
            <w:tcW w:w="720" w:type="dxa"/>
            <w:tcBorders>
              <w:top w:val="nil"/>
              <w:left w:val="nil"/>
              <w:bottom w:val="single" w:sz="4" w:space="0" w:color="auto"/>
              <w:right w:val="single" w:sz="4" w:space="0" w:color="auto"/>
            </w:tcBorders>
            <w:shd w:val="clear" w:color="auto" w:fill="FFFFFF"/>
            <w:noWrap/>
            <w:vAlign w:val="center"/>
          </w:tcPr>
          <w:p w14:paraId="5FCB2CA9" w14:textId="77777777" w:rsidR="00BB5948" w:rsidRPr="001D450F" w:rsidRDefault="00BB5948" w:rsidP="00305F9D">
            <w:pPr>
              <w:widowControl/>
              <w:jc w:val="center"/>
              <w:rPr>
                <w:rFonts w:cs="宋体"/>
                <w:kern w:val="0"/>
                <w:sz w:val="22"/>
              </w:rPr>
            </w:pPr>
            <w:r w:rsidRPr="001D450F">
              <w:rPr>
                <w:rFonts w:cs="宋体"/>
                <w:kern w:val="0"/>
                <w:sz w:val="22"/>
                <w:szCs w:val="22"/>
              </w:rPr>
              <w:t>159</w:t>
            </w:r>
          </w:p>
        </w:tc>
        <w:tc>
          <w:tcPr>
            <w:tcW w:w="1080" w:type="dxa"/>
            <w:tcBorders>
              <w:top w:val="nil"/>
              <w:left w:val="nil"/>
              <w:bottom w:val="single" w:sz="4" w:space="0" w:color="auto"/>
              <w:right w:val="single" w:sz="4" w:space="0" w:color="auto"/>
            </w:tcBorders>
            <w:shd w:val="clear" w:color="auto" w:fill="FFFFFF"/>
            <w:noWrap/>
            <w:vAlign w:val="center"/>
          </w:tcPr>
          <w:p w14:paraId="107D2E8F"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794" w:type="dxa"/>
            <w:tcBorders>
              <w:top w:val="nil"/>
              <w:left w:val="nil"/>
              <w:bottom w:val="single" w:sz="4" w:space="0" w:color="auto"/>
              <w:right w:val="single" w:sz="4" w:space="0" w:color="auto"/>
            </w:tcBorders>
            <w:shd w:val="clear" w:color="auto" w:fill="FFFFFF"/>
            <w:noWrap/>
            <w:vAlign w:val="center"/>
          </w:tcPr>
          <w:p w14:paraId="2D6FCB4A"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1.5 </w:t>
            </w:r>
          </w:p>
        </w:tc>
        <w:tc>
          <w:tcPr>
            <w:tcW w:w="865" w:type="dxa"/>
            <w:tcBorders>
              <w:top w:val="nil"/>
              <w:left w:val="nil"/>
              <w:bottom w:val="single" w:sz="4" w:space="0" w:color="auto"/>
              <w:right w:val="single" w:sz="4" w:space="0" w:color="auto"/>
            </w:tcBorders>
            <w:shd w:val="clear" w:color="auto" w:fill="FFFFFF"/>
            <w:noWrap/>
            <w:vAlign w:val="center"/>
          </w:tcPr>
          <w:p w14:paraId="34D69739"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2774282C" w14:textId="77777777" w:rsidR="00BB5948" w:rsidRPr="001D450F" w:rsidRDefault="00BB5948" w:rsidP="00305F9D">
            <w:pPr>
              <w:widowControl/>
              <w:jc w:val="center"/>
              <w:rPr>
                <w:rFonts w:cs="宋体"/>
                <w:kern w:val="0"/>
                <w:sz w:val="22"/>
              </w:rPr>
            </w:pPr>
            <w:r w:rsidRPr="001D450F">
              <w:rPr>
                <w:rFonts w:cs="宋体"/>
                <w:kern w:val="0"/>
                <w:sz w:val="22"/>
                <w:szCs w:val="22"/>
              </w:rPr>
              <w:t>10</w:t>
            </w:r>
          </w:p>
        </w:tc>
      </w:tr>
      <w:tr w:rsidR="00BB5948" w:rsidRPr="001D450F" w14:paraId="24E4607C"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62A7BFE8" w14:textId="77777777" w:rsidR="00BB5948" w:rsidRPr="001D450F" w:rsidRDefault="00BB5948" w:rsidP="00305F9D">
            <w:pPr>
              <w:widowControl/>
              <w:jc w:val="center"/>
              <w:rPr>
                <w:rFonts w:cs="宋体"/>
                <w:kern w:val="0"/>
                <w:sz w:val="22"/>
              </w:rPr>
            </w:pPr>
            <w:r w:rsidRPr="001D450F">
              <w:rPr>
                <w:rFonts w:cs="宋体"/>
                <w:kern w:val="0"/>
                <w:sz w:val="22"/>
                <w:szCs w:val="22"/>
              </w:rPr>
              <w:t>No 9</w:t>
            </w:r>
          </w:p>
        </w:tc>
        <w:tc>
          <w:tcPr>
            <w:tcW w:w="412" w:type="dxa"/>
            <w:tcBorders>
              <w:top w:val="nil"/>
              <w:left w:val="nil"/>
              <w:bottom w:val="single" w:sz="4" w:space="0" w:color="auto"/>
              <w:right w:val="single" w:sz="4" w:space="0" w:color="auto"/>
            </w:tcBorders>
            <w:shd w:val="clear" w:color="auto" w:fill="FFFFFF"/>
            <w:noWrap/>
            <w:vAlign w:val="center"/>
          </w:tcPr>
          <w:p w14:paraId="587A1A12" w14:textId="77777777" w:rsidR="00BB5948" w:rsidRPr="001D450F" w:rsidRDefault="00BB5948" w:rsidP="00305F9D">
            <w:pPr>
              <w:widowControl/>
              <w:jc w:val="center"/>
              <w:rPr>
                <w:rFonts w:cs="宋体"/>
                <w:kern w:val="0"/>
                <w:sz w:val="22"/>
              </w:rPr>
            </w:pPr>
            <w:r w:rsidRPr="001D450F">
              <w:rPr>
                <w:rFonts w:cs="宋体"/>
                <w:kern w:val="0"/>
                <w:sz w:val="22"/>
                <w:szCs w:val="22"/>
              </w:rPr>
              <w:t>F</w:t>
            </w:r>
          </w:p>
        </w:tc>
        <w:tc>
          <w:tcPr>
            <w:tcW w:w="440" w:type="dxa"/>
            <w:tcBorders>
              <w:top w:val="nil"/>
              <w:left w:val="nil"/>
              <w:bottom w:val="single" w:sz="4" w:space="0" w:color="auto"/>
              <w:right w:val="single" w:sz="4" w:space="0" w:color="auto"/>
            </w:tcBorders>
            <w:shd w:val="clear" w:color="auto" w:fill="FFFFFF"/>
            <w:noWrap/>
            <w:vAlign w:val="center"/>
          </w:tcPr>
          <w:p w14:paraId="5F4708DE" w14:textId="77777777" w:rsidR="00BB5948" w:rsidRPr="001D450F" w:rsidRDefault="00BB5948" w:rsidP="00305F9D">
            <w:pPr>
              <w:widowControl/>
              <w:jc w:val="center"/>
              <w:rPr>
                <w:rFonts w:cs="宋体"/>
                <w:kern w:val="0"/>
                <w:sz w:val="22"/>
              </w:rPr>
            </w:pPr>
            <w:r w:rsidRPr="001D450F">
              <w:rPr>
                <w:rFonts w:cs="宋体"/>
                <w:kern w:val="0"/>
                <w:sz w:val="22"/>
                <w:szCs w:val="22"/>
              </w:rPr>
              <w:t>74</w:t>
            </w:r>
          </w:p>
        </w:tc>
        <w:tc>
          <w:tcPr>
            <w:tcW w:w="713" w:type="dxa"/>
            <w:tcBorders>
              <w:top w:val="nil"/>
              <w:left w:val="nil"/>
              <w:bottom w:val="single" w:sz="4" w:space="0" w:color="auto"/>
              <w:right w:val="single" w:sz="4" w:space="0" w:color="auto"/>
            </w:tcBorders>
            <w:shd w:val="clear" w:color="auto" w:fill="FFFFFF"/>
            <w:noWrap/>
            <w:vAlign w:val="center"/>
          </w:tcPr>
          <w:p w14:paraId="432C0ECE" w14:textId="77777777" w:rsidR="00BB5948" w:rsidRPr="001D450F" w:rsidRDefault="00BB5948" w:rsidP="00305F9D">
            <w:pPr>
              <w:widowControl/>
              <w:jc w:val="center"/>
              <w:rPr>
                <w:rFonts w:cs="宋体"/>
                <w:kern w:val="0"/>
                <w:sz w:val="22"/>
              </w:rPr>
            </w:pPr>
            <w:r w:rsidRPr="001D450F">
              <w:rPr>
                <w:rFonts w:cs="宋体"/>
                <w:kern w:val="0"/>
                <w:sz w:val="22"/>
                <w:szCs w:val="22"/>
              </w:rPr>
              <w:t>16</w:t>
            </w:r>
          </w:p>
        </w:tc>
        <w:tc>
          <w:tcPr>
            <w:tcW w:w="688" w:type="dxa"/>
            <w:tcBorders>
              <w:top w:val="nil"/>
              <w:left w:val="nil"/>
              <w:bottom w:val="single" w:sz="4" w:space="0" w:color="auto"/>
              <w:right w:val="single" w:sz="4" w:space="0" w:color="auto"/>
            </w:tcBorders>
            <w:shd w:val="clear" w:color="auto" w:fill="FFFFFF"/>
            <w:noWrap/>
            <w:vAlign w:val="center"/>
          </w:tcPr>
          <w:p w14:paraId="0C40CCBB" w14:textId="77777777" w:rsidR="00BB5948" w:rsidRPr="001D450F" w:rsidRDefault="00BB5948" w:rsidP="00305F9D">
            <w:pPr>
              <w:widowControl/>
              <w:jc w:val="center"/>
              <w:rPr>
                <w:rFonts w:cs="宋体"/>
                <w:kern w:val="0"/>
                <w:sz w:val="22"/>
              </w:rPr>
            </w:pPr>
            <w:r w:rsidRPr="001D450F">
              <w:rPr>
                <w:rFonts w:cs="宋体"/>
                <w:kern w:val="0"/>
                <w:sz w:val="22"/>
                <w:szCs w:val="22"/>
              </w:rPr>
              <w:t>26</w:t>
            </w:r>
          </w:p>
        </w:tc>
        <w:tc>
          <w:tcPr>
            <w:tcW w:w="919" w:type="dxa"/>
            <w:tcBorders>
              <w:top w:val="nil"/>
              <w:left w:val="nil"/>
              <w:bottom w:val="single" w:sz="4" w:space="0" w:color="auto"/>
              <w:right w:val="single" w:sz="4" w:space="0" w:color="auto"/>
            </w:tcBorders>
            <w:shd w:val="clear" w:color="auto" w:fill="FFFFFF"/>
            <w:noWrap/>
            <w:vAlign w:val="center"/>
          </w:tcPr>
          <w:p w14:paraId="2CFAD7E2" w14:textId="77777777" w:rsidR="00BB5948" w:rsidRPr="001D450F" w:rsidRDefault="00BB5948" w:rsidP="00305F9D">
            <w:pPr>
              <w:widowControl/>
              <w:jc w:val="center"/>
              <w:rPr>
                <w:rFonts w:cs="宋体"/>
                <w:kern w:val="0"/>
                <w:sz w:val="22"/>
              </w:rPr>
            </w:pPr>
            <w:r w:rsidRPr="001D450F">
              <w:rPr>
                <w:rFonts w:cs="宋体"/>
                <w:kern w:val="0"/>
                <w:sz w:val="22"/>
                <w:szCs w:val="22"/>
              </w:rPr>
              <w:t>0</w:t>
            </w:r>
          </w:p>
        </w:tc>
        <w:tc>
          <w:tcPr>
            <w:tcW w:w="900" w:type="dxa"/>
            <w:tcBorders>
              <w:top w:val="nil"/>
              <w:left w:val="nil"/>
              <w:bottom w:val="single" w:sz="4" w:space="0" w:color="auto"/>
              <w:right w:val="single" w:sz="4" w:space="0" w:color="auto"/>
            </w:tcBorders>
            <w:shd w:val="clear" w:color="auto" w:fill="FFFFFF"/>
            <w:noWrap/>
            <w:vAlign w:val="center"/>
          </w:tcPr>
          <w:p w14:paraId="2E38CA8D" w14:textId="77777777" w:rsidR="00BB5948" w:rsidRPr="001D450F" w:rsidRDefault="00BB5948" w:rsidP="00305F9D">
            <w:pPr>
              <w:widowControl/>
              <w:jc w:val="center"/>
              <w:rPr>
                <w:rFonts w:cs="宋体"/>
                <w:kern w:val="0"/>
                <w:sz w:val="22"/>
              </w:rPr>
            </w:pPr>
            <w:r w:rsidRPr="001D450F">
              <w:rPr>
                <w:rFonts w:cs="宋体"/>
                <w:kern w:val="0"/>
                <w:sz w:val="22"/>
                <w:szCs w:val="22"/>
              </w:rPr>
              <w:t>19</w:t>
            </w:r>
          </w:p>
        </w:tc>
        <w:tc>
          <w:tcPr>
            <w:tcW w:w="720" w:type="dxa"/>
            <w:tcBorders>
              <w:top w:val="nil"/>
              <w:left w:val="nil"/>
              <w:bottom w:val="single" w:sz="4" w:space="0" w:color="auto"/>
              <w:right w:val="single" w:sz="4" w:space="0" w:color="auto"/>
            </w:tcBorders>
            <w:shd w:val="clear" w:color="auto" w:fill="FFFFFF"/>
            <w:noWrap/>
            <w:vAlign w:val="center"/>
          </w:tcPr>
          <w:p w14:paraId="53BF47B5" w14:textId="77777777" w:rsidR="00BB5948" w:rsidRPr="001D450F" w:rsidRDefault="00BB5948" w:rsidP="00305F9D">
            <w:pPr>
              <w:widowControl/>
              <w:jc w:val="center"/>
              <w:rPr>
                <w:rFonts w:cs="宋体"/>
                <w:kern w:val="0"/>
                <w:sz w:val="22"/>
              </w:rPr>
            </w:pPr>
            <w:r w:rsidRPr="001D450F">
              <w:rPr>
                <w:rFonts w:cs="宋体"/>
                <w:kern w:val="0"/>
                <w:sz w:val="22"/>
                <w:szCs w:val="22"/>
              </w:rPr>
              <w:t>276</w:t>
            </w:r>
          </w:p>
        </w:tc>
        <w:tc>
          <w:tcPr>
            <w:tcW w:w="1080" w:type="dxa"/>
            <w:tcBorders>
              <w:top w:val="nil"/>
              <w:left w:val="nil"/>
              <w:bottom w:val="single" w:sz="4" w:space="0" w:color="auto"/>
              <w:right w:val="single" w:sz="4" w:space="0" w:color="auto"/>
            </w:tcBorders>
            <w:shd w:val="clear" w:color="auto" w:fill="FFFFFF"/>
            <w:noWrap/>
            <w:vAlign w:val="center"/>
          </w:tcPr>
          <w:p w14:paraId="6C2EC557" w14:textId="77777777" w:rsidR="00BB5948" w:rsidRPr="001D450F" w:rsidRDefault="00BB5948" w:rsidP="00305F9D">
            <w:pPr>
              <w:widowControl/>
              <w:jc w:val="center"/>
              <w:rPr>
                <w:rFonts w:cs="宋体"/>
                <w:kern w:val="0"/>
                <w:sz w:val="22"/>
              </w:rPr>
            </w:pPr>
            <w:r w:rsidRPr="001D450F">
              <w:rPr>
                <w:rFonts w:cs="宋体"/>
                <w:kern w:val="0"/>
                <w:sz w:val="22"/>
                <w:szCs w:val="22"/>
              </w:rPr>
              <w:t>17</w:t>
            </w:r>
          </w:p>
        </w:tc>
        <w:tc>
          <w:tcPr>
            <w:tcW w:w="794" w:type="dxa"/>
            <w:tcBorders>
              <w:top w:val="nil"/>
              <w:left w:val="nil"/>
              <w:bottom w:val="single" w:sz="4" w:space="0" w:color="auto"/>
              <w:right w:val="single" w:sz="4" w:space="0" w:color="auto"/>
            </w:tcBorders>
            <w:shd w:val="clear" w:color="auto" w:fill="FFFFFF"/>
            <w:noWrap/>
            <w:vAlign w:val="center"/>
          </w:tcPr>
          <w:p w14:paraId="59558B99"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3.0 </w:t>
            </w:r>
          </w:p>
        </w:tc>
        <w:tc>
          <w:tcPr>
            <w:tcW w:w="865" w:type="dxa"/>
            <w:tcBorders>
              <w:top w:val="nil"/>
              <w:left w:val="nil"/>
              <w:bottom w:val="single" w:sz="4" w:space="0" w:color="auto"/>
              <w:right w:val="single" w:sz="4" w:space="0" w:color="auto"/>
            </w:tcBorders>
            <w:shd w:val="clear" w:color="auto" w:fill="FFFFFF"/>
            <w:noWrap/>
            <w:vAlign w:val="center"/>
          </w:tcPr>
          <w:p w14:paraId="41D94320"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46F0F499" w14:textId="77777777" w:rsidR="00BB5948" w:rsidRPr="001D450F" w:rsidRDefault="00BB5948" w:rsidP="00305F9D">
            <w:pPr>
              <w:widowControl/>
              <w:jc w:val="center"/>
              <w:rPr>
                <w:rFonts w:cs="宋体"/>
                <w:kern w:val="0"/>
                <w:sz w:val="22"/>
              </w:rPr>
            </w:pPr>
            <w:r w:rsidRPr="001D450F">
              <w:rPr>
                <w:rFonts w:cs="宋体"/>
                <w:kern w:val="0"/>
                <w:sz w:val="22"/>
                <w:szCs w:val="22"/>
              </w:rPr>
              <w:t>16</w:t>
            </w:r>
          </w:p>
        </w:tc>
      </w:tr>
      <w:tr w:rsidR="00BB5948" w:rsidRPr="001D450F" w14:paraId="26047608"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685632C9" w14:textId="77777777" w:rsidR="00BB5948" w:rsidRPr="001D450F" w:rsidRDefault="00BB5948" w:rsidP="00305F9D">
            <w:pPr>
              <w:widowControl/>
              <w:jc w:val="center"/>
              <w:rPr>
                <w:rFonts w:cs="宋体"/>
                <w:kern w:val="0"/>
                <w:sz w:val="22"/>
              </w:rPr>
            </w:pPr>
            <w:r w:rsidRPr="001D450F">
              <w:rPr>
                <w:rFonts w:cs="宋体"/>
                <w:kern w:val="0"/>
                <w:sz w:val="22"/>
                <w:szCs w:val="22"/>
              </w:rPr>
              <w:t>No 10</w:t>
            </w:r>
          </w:p>
        </w:tc>
        <w:tc>
          <w:tcPr>
            <w:tcW w:w="412" w:type="dxa"/>
            <w:tcBorders>
              <w:top w:val="nil"/>
              <w:left w:val="nil"/>
              <w:bottom w:val="single" w:sz="4" w:space="0" w:color="auto"/>
              <w:right w:val="single" w:sz="4" w:space="0" w:color="auto"/>
            </w:tcBorders>
            <w:shd w:val="clear" w:color="auto" w:fill="FFFFFF"/>
            <w:noWrap/>
            <w:vAlign w:val="center"/>
          </w:tcPr>
          <w:p w14:paraId="4DE73CA2"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3B0DF71B" w14:textId="77777777" w:rsidR="00BB5948" w:rsidRPr="001D450F" w:rsidRDefault="00BB5948" w:rsidP="00305F9D">
            <w:pPr>
              <w:widowControl/>
              <w:jc w:val="center"/>
              <w:rPr>
                <w:rFonts w:cs="宋体"/>
                <w:kern w:val="0"/>
                <w:sz w:val="22"/>
              </w:rPr>
            </w:pPr>
            <w:r w:rsidRPr="001D450F">
              <w:rPr>
                <w:rFonts w:cs="宋体"/>
                <w:kern w:val="0"/>
                <w:sz w:val="22"/>
                <w:szCs w:val="22"/>
              </w:rPr>
              <w:t>71</w:t>
            </w:r>
          </w:p>
        </w:tc>
        <w:tc>
          <w:tcPr>
            <w:tcW w:w="713" w:type="dxa"/>
            <w:tcBorders>
              <w:top w:val="nil"/>
              <w:left w:val="nil"/>
              <w:bottom w:val="single" w:sz="4" w:space="0" w:color="auto"/>
              <w:right w:val="single" w:sz="4" w:space="0" w:color="auto"/>
            </w:tcBorders>
            <w:shd w:val="clear" w:color="auto" w:fill="FFFFFF"/>
            <w:noWrap/>
            <w:vAlign w:val="center"/>
          </w:tcPr>
          <w:p w14:paraId="21CDA200"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688" w:type="dxa"/>
            <w:tcBorders>
              <w:top w:val="nil"/>
              <w:left w:val="nil"/>
              <w:bottom w:val="single" w:sz="4" w:space="0" w:color="auto"/>
              <w:right w:val="single" w:sz="4" w:space="0" w:color="auto"/>
            </w:tcBorders>
            <w:shd w:val="clear" w:color="auto" w:fill="FFFFFF"/>
            <w:noWrap/>
            <w:vAlign w:val="center"/>
          </w:tcPr>
          <w:p w14:paraId="68CC8FA6" w14:textId="77777777" w:rsidR="00BB5948" w:rsidRPr="001D450F" w:rsidRDefault="00BB5948" w:rsidP="00305F9D">
            <w:pPr>
              <w:widowControl/>
              <w:jc w:val="center"/>
              <w:rPr>
                <w:rFonts w:cs="宋体"/>
                <w:kern w:val="0"/>
                <w:sz w:val="22"/>
              </w:rPr>
            </w:pPr>
            <w:r w:rsidRPr="001D450F">
              <w:rPr>
                <w:rFonts w:cs="宋体"/>
                <w:kern w:val="0"/>
                <w:sz w:val="22"/>
                <w:szCs w:val="22"/>
              </w:rPr>
              <w:t>26</w:t>
            </w:r>
          </w:p>
        </w:tc>
        <w:tc>
          <w:tcPr>
            <w:tcW w:w="919" w:type="dxa"/>
            <w:tcBorders>
              <w:top w:val="nil"/>
              <w:left w:val="nil"/>
              <w:bottom w:val="single" w:sz="4" w:space="0" w:color="auto"/>
              <w:right w:val="single" w:sz="4" w:space="0" w:color="auto"/>
            </w:tcBorders>
            <w:shd w:val="clear" w:color="auto" w:fill="FFFFFF"/>
            <w:noWrap/>
            <w:vAlign w:val="center"/>
          </w:tcPr>
          <w:p w14:paraId="0AAFAF3F" w14:textId="77777777" w:rsidR="00BB5948" w:rsidRPr="001D450F" w:rsidRDefault="00BB5948" w:rsidP="00305F9D">
            <w:pPr>
              <w:widowControl/>
              <w:jc w:val="center"/>
              <w:rPr>
                <w:rFonts w:cs="宋体"/>
                <w:kern w:val="0"/>
                <w:sz w:val="22"/>
              </w:rPr>
            </w:pPr>
            <w:r w:rsidRPr="001D450F">
              <w:rPr>
                <w:rFonts w:cs="宋体"/>
                <w:kern w:val="0"/>
                <w:sz w:val="22"/>
                <w:szCs w:val="22"/>
              </w:rPr>
              <w:t>0</w:t>
            </w:r>
          </w:p>
        </w:tc>
        <w:tc>
          <w:tcPr>
            <w:tcW w:w="900" w:type="dxa"/>
            <w:tcBorders>
              <w:top w:val="nil"/>
              <w:left w:val="nil"/>
              <w:bottom w:val="single" w:sz="4" w:space="0" w:color="auto"/>
              <w:right w:val="single" w:sz="4" w:space="0" w:color="auto"/>
            </w:tcBorders>
            <w:shd w:val="clear" w:color="auto" w:fill="FFFFFF"/>
            <w:noWrap/>
            <w:vAlign w:val="center"/>
          </w:tcPr>
          <w:p w14:paraId="10E2B27F" w14:textId="77777777" w:rsidR="00BB5948" w:rsidRPr="001D450F" w:rsidRDefault="00BB5948" w:rsidP="00305F9D">
            <w:pPr>
              <w:widowControl/>
              <w:jc w:val="center"/>
              <w:rPr>
                <w:rFonts w:cs="宋体"/>
                <w:kern w:val="0"/>
                <w:sz w:val="22"/>
              </w:rPr>
            </w:pPr>
            <w:r w:rsidRPr="001D450F">
              <w:rPr>
                <w:rFonts w:cs="宋体"/>
                <w:kern w:val="0"/>
                <w:sz w:val="22"/>
                <w:szCs w:val="22"/>
              </w:rPr>
              <w:t>17</w:t>
            </w:r>
          </w:p>
        </w:tc>
        <w:tc>
          <w:tcPr>
            <w:tcW w:w="720" w:type="dxa"/>
            <w:tcBorders>
              <w:top w:val="nil"/>
              <w:left w:val="nil"/>
              <w:bottom w:val="single" w:sz="4" w:space="0" w:color="auto"/>
              <w:right w:val="single" w:sz="4" w:space="0" w:color="auto"/>
            </w:tcBorders>
            <w:shd w:val="clear" w:color="auto" w:fill="FFFFFF"/>
            <w:noWrap/>
            <w:vAlign w:val="center"/>
          </w:tcPr>
          <w:p w14:paraId="63E664DC" w14:textId="77777777" w:rsidR="00BB5948" w:rsidRPr="001D450F" w:rsidRDefault="00BB5948" w:rsidP="00305F9D">
            <w:pPr>
              <w:widowControl/>
              <w:jc w:val="center"/>
              <w:rPr>
                <w:rFonts w:cs="宋体"/>
                <w:kern w:val="0"/>
                <w:sz w:val="22"/>
              </w:rPr>
            </w:pPr>
            <w:r w:rsidRPr="001D450F">
              <w:rPr>
                <w:rFonts w:cs="宋体"/>
                <w:kern w:val="0"/>
                <w:sz w:val="22"/>
                <w:szCs w:val="22"/>
              </w:rPr>
              <w:t>274</w:t>
            </w:r>
          </w:p>
        </w:tc>
        <w:tc>
          <w:tcPr>
            <w:tcW w:w="1080" w:type="dxa"/>
            <w:tcBorders>
              <w:top w:val="nil"/>
              <w:left w:val="nil"/>
              <w:bottom w:val="single" w:sz="4" w:space="0" w:color="auto"/>
              <w:right w:val="single" w:sz="4" w:space="0" w:color="auto"/>
            </w:tcBorders>
            <w:shd w:val="clear" w:color="auto" w:fill="FFFFFF"/>
            <w:noWrap/>
            <w:vAlign w:val="center"/>
          </w:tcPr>
          <w:p w14:paraId="18B84B01" w14:textId="77777777" w:rsidR="00BB5948" w:rsidRPr="001D450F" w:rsidRDefault="00BB5948" w:rsidP="00305F9D">
            <w:pPr>
              <w:widowControl/>
              <w:jc w:val="center"/>
              <w:rPr>
                <w:rFonts w:cs="宋体"/>
                <w:kern w:val="0"/>
                <w:sz w:val="22"/>
              </w:rPr>
            </w:pPr>
            <w:r w:rsidRPr="001D450F">
              <w:rPr>
                <w:rFonts w:cs="宋体"/>
                <w:kern w:val="0"/>
                <w:sz w:val="22"/>
                <w:szCs w:val="22"/>
              </w:rPr>
              <w:t>11</w:t>
            </w:r>
          </w:p>
        </w:tc>
        <w:tc>
          <w:tcPr>
            <w:tcW w:w="794" w:type="dxa"/>
            <w:tcBorders>
              <w:top w:val="nil"/>
              <w:left w:val="nil"/>
              <w:bottom w:val="single" w:sz="4" w:space="0" w:color="auto"/>
              <w:right w:val="single" w:sz="4" w:space="0" w:color="auto"/>
            </w:tcBorders>
            <w:shd w:val="clear" w:color="auto" w:fill="FFFFFF"/>
            <w:noWrap/>
            <w:vAlign w:val="center"/>
          </w:tcPr>
          <w:p w14:paraId="71221B3C"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2.0 </w:t>
            </w:r>
          </w:p>
        </w:tc>
        <w:tc>
          <w:tcPr>
            <w:tcW w:w="865" w:type="dxa"/>
            <w:tcBorders>
              <w:top w:val="nil"/>
              <w:left w:val="nil"/>
              <w:bottom w:val="single" w:sz="4" w:space="0" w:color="auto"/>
              <w:right w:val="single" w:sz="4" w:space="0" w:color="auto"/>
            </w:tcBorders>
            <w:shd w:val="clear" w:color="auto" w:fill="FFFFFF"/>
            <w:noWrap/>
            <w:vAlign w:val="center"/>
          </w:tcPr>
          <w:p w14:paraId="447BBDA4" w14:textId="77777777" w:rsidR="00BB5948" w:rsidRPr="001D450F" w:rsidRDefault="00BB5948" w:rsidP="00305F9D">
            <w:pPr>
              <w:widowControl/>
              <w:jc w:val="center"/>
              <w:rPr>
                <w:rFonts w:cs="宋体"/>
                <w:kern w:val="0"/>
                <w:sz w:val="22"/>
              </w:rPr>
            </w:pPr>
            <w:r w:rsidRPr="001D450F">
              <w:rPr>
                <w:rFonts w:cs="宋体"/>
                <w:kern w:val="0"/>
                <w:sz w:val="22"/>
                <w:szCs w:val="22"/>
              </w:rPr>
              <w:t>1</w:t>
            </w:r>
          </w:p>
        </w:tc>
        <w:tc>
          <w:tcPr>
            <w:tcW w:w="1043" w:type="dxa"/>
            <w:tcBorders>
              <w:top w:val="nil"/>
              <w:left w:val="nil"/>
              <w:bottom w:val="single" w:sz="4" w:space="0" w:color="auto"/>
              <w:right w:val="single" w:sz="4" w:space="0" w:color="auto"/>
            </w:tcBorders>
            <w:shd w:val="clear" w:color="auto" w:fill="FFFFFF"/>
            <w:noWrap/>
            <w:vAlign w:val="center"/>
          </w:tcPr>
          <w:p w14:paraId="5A270555" w14:textId="77777777" w:rsidR="00BB5948" w:rsidRPr="001D450F" w:rsidRDefault="00BB5948" w:rsidP="00305F9D">
            <w:pPr>
              <w:widowControl/>
              <w:jc w:val="center"/>
              <w:rPr>
                <w:rFonts w:cs="宋体"/>
                <w:kern w:val="0"/>
                <w:sz w:val="22"/>
              </w:rPr>
            </w:pPr>
            <w:r w:rsidRPr="001D450F">
              <w:rPr>
                <w:rFonts w:cs="宋体"/>
                <w:kern w:val="0"/>
                <w:sz w:val="22"/>
                <w:szCs w:val="22"/>
              </w:rPr>
              <w:t>15</w:t>
            </w:r>
          </w:p>
        </w:tc>
      </w:tr>
      <w:tr w:rsidR="00BB5948" w:rsidRPr="001D450F" w14:paraId="193B09E5"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1430D6D1" w14:textId="77777777" w:rsidR="00BB5948" w:rsidRPr="001D450F" w:rsidRDefault="00BB5948" w:rsidP="00305F9D">
            <w:pPr>
              <w:widowControl/>
              <w:jc w:val="center"/>
              <w:rPr>
                <w:rFonts w:cs="宋体"/>
                <w:kern w:val="0"/>
                <w:sz w:val="22"/>
              </w:rPr>
            </w:pPr>
            <w:r w:rsidRPr="001D450F">
              <w:rPr>
                <w:rFonts w:cs="宋体"/>
                <w:kern w:val="0"/>
                <w:sz w:val="22"/>
                <w:szCs w:val="22"/>
              </w:rPr>
              <w:t>No 11</w:t>
            </w:r>
          </w:p>
        </w:tc>
        <w:tc>
          <w:tcPr>
            <w:tcW w:w="412" w:type="dxa"/>
            <w:tcBorders>
              <w:top w:val="nil"/>
              <w:left w:val="nil"/>
              <w:bottom w:val="single" w:sz="4" w:space="0" w:color="auto"/>
              <w:right w:val="single" w:sz="4" w:space="0" w:color="auto"/>
            </w:tcBorders>
            <w:shd w:val="clear" w:color="auto" w:fill="FFFFFF"/>
            <w:noWrap/>
            <w:vAlign w:val="center"/>
          </w:tcPr>
          <w:p w14:paraId="30ADD576"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17E2D8ED" w14:textId="77777777" w:rsidR="00BB5948" w:rsidRPr="001D450F" w:rsidRDefault="00BB5948" w:rsidP="00305F9D">
            <w:pPr>
              <w:widowControl/>
              <w:jc w:val="center"/>
              <w:rPr>
                <w:rFonts w:cs="宋体"/>
                <w:kern w:val="0"/>
                <w:sz w:val="22"/>
              </w:rPr>
            </w:pPr>
            <w:r w:rsidRPr="001D450F">
              <w:rPr>
                <w:rFonts w:cs="宋体"/>
                <w:kern w:val="0"/>
                <w:sz w:val="22"/>
                <w:szCs w:val="22"/>
              </w:rPr>
              <w:t>70</w:t>
            </w:r>
          </w:p>
        </w:tc>
        <w:tc>
          <w:tcPr>
            <w:tcW w:w="713" w:type="dxa"/>
            <w:tcBorders>
              <w:top w:val="nil"/>
              <w:left w:val="nil"/>
              <w:bottom w:val="single" w:sz="4" w:space="0" w:color="auto"/>
              <w:right w:val="single" w:sz="4" w:space="0" w:color="auto"/>
            </w:tcBorders>
            <w:shd w:val="clear" w:color="auto" w:fill="FFFFFF"/>
            <w:noWrap/>
            <w:vAlign w:val="center"/>
          </w:tcPr>
          <w:p w14:paraId="74A8B364" w14:textId="77777777" w:rsidR="00BB5948" w:rsidRPr="001D450F" w:rsidRDefault="00BB5948" w:rsidP="00305F9D">
            <w:pPr>
              <w:widowControl/>
              <w:jc w:val="center"/>
              <w:rPr>
                <w:rFonts w:cs="宋体"/>
                <w:kern w:val="0"/>
                <w:sz w:val="22"/>
              </w:rPr>
            </w:pPr>
            <w:r w:rsidRPr="001D450F">
              <w:rPr>
                <w:rFonts w:cs="宋体"/>
                <w:kern w:val="0"/>
                <w:sz w:val="22"/>
                <w:szCs w:val="22"/>
              </w:rPr>
              <w:t>10</w:t>
            </w:r>
          </w:p>
        </w:tc>
        <w:tc>
          <w:tcPr>
            <w:tcW w:w="688" w:type="dxa"/>
            <w:tcBorders>
              <w:top w:val="nil"/>
              <w:left w:val="nil"/>
              <w:bottom w:val="single" w:sz="4" w:space="0" w:color="auto"/>
              <w:right w:val="single" w:sz="4" w:space="0" w:color="auto"/>
            </w:tcBorders>
            <w:shd w:val="clear" w:color="auto" w:fill="FFFFFF"/>
            <w:noWrap/>
            <w:vAlign w:val="center"/>
          </w:tcPr>
          <w:p w14:paraId="06F7057B" w14:textId="77777777" w:rsidR="00BB5948" w:rsidRPr="001D450F" w:rsidRDefault="00BB5948" w:rsidP="00305F9D">
            <w:pPr>
              <w:widowControl/>
              <w:jc w:val="center"/>
              <w:rPr>
                <w:rFonts w:cs="宋体"/>
                <w:kern w:val="0"/>
                <w:sz w:val="22"/>
              </w:rPr>
            </w:pPr>
            <w:r w:rsidRPr="001D450F">
              <w:rPr>
                <w:rFonts w:cs="宋体"/>
                <w:kern w:val="0"/>
                <w:sz w:val="22"/>
                <w:szCs w:val="22"/>
              </w:rPr>
              <w:t>25</w:t>
            </w:r>
          </w:p>
        </w:tc>
        <w:tc>
          <w:tcPr>
            <w:tcW w:w="919" w:type="dxa"/>
            <w:tcBorders>
              <w:top w:val="nil"/>
              <w:left w:val="nil"/>
              <w:bottom w:val="single" w:sz="4" w:space="0" w:color="auto"/>
              <w:right w:val="single" w:sz="4" w:space="0" w:color="auto"/>
            </w:tcBorders>
            <w:shd w:val="clear" w:color="auto" w:fill="FFFFFF"/>
            <w:noWrap/>
            <w:vAlign w:val="center"/>
          </w:tcPr>
          <w:p w14:paraId="4D9A06CA" w14:textId="77777777" w:rsidR="00BB5948" w:rsidRPr="001D450F" w:rsidRDefault="00BB5948" w:rsidP="00305F9D">
            <w:pPr>
              <w:widowControl/>
              <w:jc w:val="center"/>
              <w:rPr>
                <w:rFonts w:cs="宋体"/>
                <w:kern w:val="0"/>
                <w:sz w:val="22"/>
              </w:rPr>
            </w:pPr>
            <w:r w:rsidRPr="001D450F">
              <w:rPr>
                <w:rFonts w:cs="宋体"/>
                <w:kern w:val="0"/>
                <w:sz w:val="22"/>
                <w:szCs w:val="22"/>
              </w:rPr>
              <w:t>0</w:t>
            </w:r>
          </w:p>
        </w:tc>
        <w:tc>
          <w:tcPr>
            <w:tcW w:w="900" w:type="dxa"/>
            <w:tcBorders>
              <w:top w:val="nil"/>
              <w:left w:val="nil"/>
              <w:bottom w:val="single" w:sz="4" w:space="0" w:color="auto"/>
              <w:right w:val="single" w:sz="4" w:space="0" w:color="auto"/>
            </w:tcBorders>
            <w:shd w:val="clear" w:color="auto" w:fill="FFFFFF"/>
            <w:noWrap/>
            <w:vAlign w:val="center"/>
          </w:tcPr>
          <w:p w14:paraId="29035BAF" w14:textId="77777777" w:rsidR="00BB5948" w:rsidRPr="001D450F" w:rsidRDefault="00BB5948" w:rsidP="00305F9D">
            <w:pPr>
              <w:widowControl/>
              <w:jc w:val="center"/>
              <w:rPr>
                <w:rFonts w:cs="宋体"/>
                <w:kern w:val="0"/>
                <w:sz w:val="22"/>
              </w:rPr>
            </w:pPr>
            <w:r w:rsidRPr="001D450F">
              <w:rPr>
                <w:rFonts w:cs="宋体"/>
                <w:kern w:val="0"/>
                <w:sz w:val="22"/>
                <w:szCs w:val="22"/>
              </w:rPr>
              <w:t>22</w:t>
            </w:r>
          </w:p>
        </w:tc>
        <w:tc>
          <w:tcPr>
            <w:tcW w:w="720" w:type="dxa"/>
            <w:tcBorders>
              <w:top w:val="nil"/>
              <w:left w:val="nil"/>
              <w:bottom w:val="single" w:sz="4" w:space="0" w:color="auto"/>
              <w:right w:val="single" w:sz="4" w:space="0" w:color="auto"/>
            </w:tcBorders>
            <w:shd w:val="clear" w:color="auto" w:fill="FFFFFF"/>
            <w:noWrap/>
            <w:vAlign w:val="center"/>
          </w:tcPr>
          <w:p w14:paraId="00E11C6C" w14:textId="77777777" w:rsidR="00BB5948" w:rsidRPr="001D450F" w:rsidRDefault="00BB5948" w:rsidP="00305F9D">
            <w:pPr>
              <w:widowControl/>
              <w:jc w:val="center"/>
              <w:rPr>
                <w:rFonts w:cs="宋体"/>
                <w:kern w:val="0"/>
                <w:sz w:val="22"/>
              </w:rPr>
            </w:pPr>
            <w:r w:rsidRPr="001D450F">
              <w:rPr>
                <w:rFonts w:cs="宋体"/>
                <w:kern w:val="0"/>
                <w:sz w:val="22"/>
                <w:szCs w:val="22"/>
              </w:rPr>
              <w:t>190</w:t>
            </w:r>
          </w:p>
        </w:tc>
        <w:tc>
          <w:tcPr>
            <w:tcW w:w="1080" w:type="dxa"/>
            <w:tcBorders>
              <w:top w:val="nil"/>
              <w:left w:val="nil"/>
              <w:bottom w:val="single" w:sz="4" w:space="0" w:color="auto"/>
              <w:right w:val="single" w:sz="4" w:space="0" w:color="auto"/>
            </w:tcBorders>
            <w:shd w:val="clear" w:color="auto" w:fill="FFFFFF"/>
            <w:noWrap/>
            <w:vAlign w:val="center"/>
          </w:tcPr>
          <w:p w14:paraId="570C1886" w14:textId="77777777" w:rsidR="00BB5948" w:rsidRPr="001D450F" w:rsidRDefault="00BB5948" w:rsidP="00305F9D">
            <w:pPr>
              <w:widowControl/>
              <w:jc w:val="center"/>
              <w:rPr>
                <w:rFonts w:cs="宋体"/>
                <w:kern w:val="0"/>
                <w:sz w:val="22"/>
              </w:rPr>
            </w:pPr>
            <w:r w:rsidRPr="001D450F">
              <w:rPr>
                <w:rFonts w:cs="宋体"/>
                <w:kern w:val="0"/>
                <w:sz w:val="22"/>
                <w:szCs w:val="22"/>
              </w:rPr>
              <w:t>15</w:t>
            </w:r>
          </w:p>
        </w:tc>
        <w:tc>
          <w:tcPr>
            <w:tcW w:w="794" w:type="dxa"/>
            <w:tcBorders>
              <w:top w:val="nil"/>
              <w:left w:val="nil"/>
              <w:bottom w:val="single" w:sz="4" w:space="0" w:color="auto"/>
              <w:right w:val="single" w:sz="4" w:space="0" w:color="auto"/>
            </w:tcBorders>
            <w:shd w:val="clear" w:color="auto" w:fill="FFFFFF"/>
            <w:noWrap/>
            <w:vAlign w:val="center"/>
          </w:tcPr>
          <w:p w14:paraId="0615BCDA"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1.0 </w:t>
            </w:r>
          </w:p>
        </w:tc>
        <w:tc>
          <w:tcPr>
            <w:tcW w:w="865" w:type="dxa"/>
            <w:tcBorders>
              <w:top w:val="nil"/>
              <w:left w:val="nil"/>
              <w:bottom w:val="single" w:sz="4" w:space="0" w:color="auto"/>
              <w:right w:val="single" w:sz="4" w:space="0" w:color="auto"/>
            </w:tcBorders>
            <w:shd w:val="clear" w:color="auto" w:fill="FFFFFF"/>
            <w:noWrap/>
            <w:vAlign w:val="center"/>
          </w:tcPr>
          <w:p w14:paraId="0AFAB2EB"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4EAE8BEE" w14:textId="77777777" w:rsidR="00BB5948" w:rsidRPr="001D450F" w:rsidRDefault="00BB5948" w:rsidP="00305F9D">
            <w:pPr>
              <w:widowControl/>
              <w:jc w:val="center"/>
              <w:rPr>
                <w:rFonts w:cs="宋体"/>
                <w:kern w:val="0"/>
                <w:sz w:val="22"/>
              </w:rPr>
            </w:pPr>
            <w:r w:rsidRPr="001D450F">
              <w:rPr>
                <w:rFonts w:cs="宋体"/>
                <w:kern w:val="0"/>
                <w:sz w:val="22"/>
                <w:szCs w:val="22"/>
              </w:rPr>
              <w:t>11</w:t>
            </w:r>
          </w:p>
        </w:tc>
      </w:tr>
      <w:tr w:rsidR="00BB5948" w:rsidRPr="001D450F" w14:paraId="4892F856"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08F76744" w14:textId="77777777" w:rsidR="00BB5948" w:rsidRPr="001D450F" w:rsidRDefault="00BB5948" w:rsidP="00305F9D">
            <w:pPr>
              <w:widowControl/>
              <w:jc w:val="center"/>
              <w:rPr>
                <w:rFonts w:cs="宋体"/>
                <w:kern w:val="0"/>
                <w:sz w:val="22"/>
              </w:rPr>
            </w:pPr>
            <w:r w:rsidRPr="001D450F">
              <w:rPr>
                <w:rFonts w:cs="宋体"/>
                <w:kern w:val="0"/>
                <w:sz w:val="22"/>
                <w:szCs w:val="22"/>
              </w:rPr>
              <w:t>No 12</w:t>
            </w:r>
          </w:p>
        </w:tc>
        <w:tc>
          <w:tcPr>
            <w:tcW w:w="412" w:type="dxa"/>
            <w:tcBorders>
              <w:top w:val="nil"/>
              <w:left w:val="nil"/>
              <w:bottom w:val="single" w:sz="4" w:space="0" w:color="auto"/>
              <w:right w:val="single" w:sz="4" w:space="0" w:color="auto"/>
            </w:tcBorders>
            <w:shd w:val="clear" w:color="auto" w:fill="FFFFFF"/>
            <w:noWrap/>
            <w:vAlign w:val="center"/>
          </w:tcPr>
          <w:p w14:paraId="164163B6"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659B05F2" w14:textId="77777777" w:rsidR="00BB5948" w:rsidRPr="001D450F" w:rsidRDefault="00BB5948" w:rsidP="00305F9D">
            <w:pPr>
              <w:widowControl/>
              <w:jc w:val="center"/>
              <w:rPr>
                <w:rFonts w:cs="宋体"/>
                <w:kern w:val="0"/>
                <w:sz w:val="22"/>
              </w:rPr>
            </w:pPr>
            <w:r w:rsidRPr="001D450F">
              <w:rPr>
                <w:rFonts w:cs="宋体"/>
                <w:kern w:val="0"/>
                <w:sz w:val="22"/>
                <w:szCs w:val="22"/>
              </w:rPr>
              <w:t>70</w:t>
            </w:r>
          </w:p>
        </w:tc>
        <w:tc>
          <w:tcPr>
            <w:tcW w:w="713" w:type="dxa"/>
            <w:tcBorders>
              <w:top w:val="nil"/>
              <w:left w:val="nil"/>
              <w:bottom w:val="single" w:sz="4" w:space="0" w:color="auto"/>
              <w:right w:val="single" w:sz="4" w:space="0" w:color="auto"/>
            </w:tcBorders>
            <w:shd w:val="clear" w:color="auto" w:fill="FFFFFF"/>
            <w:noWrap/>
            <w:vAlign w:val="center"/>
          </w:tcPr>
          <w:p w14:paraId="07400409"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688" w:type="dxa"/>
            <w:tcBorders>
              <w:top w:val="nil"/>
              <w:left w:val="nil"/>
              <w:bottom w:val="single" w:sz="4" w:space="0" w:color="auto"/>
              <w:right w:val="single" w:sz="4" w:space="0" w:color="auto"/>
            </w:tcBorders>
            <w:shd w:val="clear" w:color="auto" w:fill="FFFFFF"/>
            <w:noWrap/>
            <w:vAlign w:val="center"/>
          </w:tcPr>
          <w:p w14:paraId="3DE78F0F" w14:textId="77777777" w:rsidR="00BB5948" w:rsidRPr="001D450F" w:rsidRDefault="00BB5948" w:rsidP="00305F9D">
            <w:pPr>
              <w:widowControl/>
              <w:jc w:val="center"/>
              <w:rPr>
                <w:rFonts w:cs="宋体"/>
                <w:kern w:val="0"/>
                <w:sz w:val="22"/>
              </w:rPr>
            </w:pPr>
            <w:r w:rsidRPr="001D450F">
              <w:rPr>
                <w:rFonts w:cs="宋体"/>
                <w:kern w:val="0"/>
                <w:sz w:val="22"/>
                <w:szCs w:val="22"/>
              </w:rPr>
              <w:t>26</w:t>
            </w:r>
          </w:p>
        </w:tc>
        <w:tc>
          <w:tcPr>
            <w:tcW w:w="919" w:type="dxa"/>
            <w:tcBorders>
              <w:top w:val="nil"/>
              <w:left w:val="nil"/>
              <w:bottom w:val="single" w:sz="4" w:space="0" w:color="auto"/>
              <w:right w:val="single" w:sz="4" w:space="0" w:color="auto"/>
            </w:tcBorders>
            <w:shd w:val="clear" w:color="auto" w:fill="FFFFFF"/>
            <w:noWrap/>
            <w:vAlign w:val="center"/>
          </w:tcPr>
          <w:p w14:paraId="7767F85B" w14:textId="77777777" w:rsidR="00BB5948" w:rsidRPr="001D450F" w:rsidRDefault="00BB5948" w:rsidP="00305F9D">
            <w:pPr>
              <w:widowControl/>
              <w:jc w:val="center"/>
              <w:rPr>
                <w:rFonts w:cs="宋体"/>
                <w:kern w:val="0"/>
                <w:sz w:val="22"/>
              </w:rPr>
            </w:pPr>
            <w:r w:rsidRPr="001D450F">
              <w:rPr>
                <w:rFonts w:cs="宋体"/>
                <w:kern w:val="0"/>
                <w:sz w:val="22"/>
                <w:szCs w:val="22"/>
              </w:rPr>
              <w:t>4</w:t>
            </w:r>
          </w:p>
        </w:tc>
        <w:tc>
          <w:tcPr>
            <w:tcW w:w="900" w:type="dxa"/>
            <w:tcBorders>
              <w:top w:val="nil"/>
              <w:left w:val="nil"/>
              <w:bottom w:val="single" w:sz="4" w:space="0" w:color="auto"/>
              <w:right w:val="single" w:sz="4" w:space="0" w:color="auto"/>
            </w:tcBorders>
            <w:shd w:val="clear" w:color="auto" w:fill="FFFFFF"/>
            <w:noWrap/>
            <w:vAlign w:val="center"/>
          </w:tcPr>
          <w:p w14:paraId="6AAFA6F4" w14:textId="77777777" w:rsidR="00BB5948" w:rsidRPr="001D450F" w:rsidRDefault="00BB5948" w:rsidP="00305F9D">
            <w:pPr>
              <w:widowControl/>
              <w:jc w:val="center"/>
              <w:rPr>
                <w:rFonts w:cs="宋体"/>
                <w:kern w:val="0"/>
                <w:sz w:val="22"/>
              </w:rPr>
            </w:pPr>
            <w:r w:rsidRPr="001D450F">
              <w:rPr>
                <w:rFonts w:cs="宋体"/>
                <w:kern w:val="0"/>
                <w:sz w:val="22"/>
                <w:szCs w:val="22"/>
              </w:rPr>
              <w:t>27</w:t>
            </w:r>
          </w:p>
        </w:tc>
        <w:tc>
          <w:tcPr>
            <w:tcW w:w="720" w:type="dxa"/>
            <w:tcBorders>
              <w:top w:val="nil"/>
              <w:left w:val="nil"/>
              <w:bottom w:val="single" w:sz="4" w:space="0" w:color="auto"/>
              <w:right w:val="single" w:sz="4" w:space="0" w:color="auto"/>
            </w:tcBorders>
            <w:shd w:val="clear" w:color="auto" w:fill="FFFFFF"/>
            <w:noWrap/>
            <w:vAlign w:val="center"/>
          </w:tcPr>
          <w:p w14:paraId="6FA4CE0E" w14:textId="77777777" w:rsidR="00BB5948" w:rsidRPr="001D450F" w:rsidRDefault="00BB5948" w:rsidP="00305F9D">
            <w:pPr>
              <w:widowControl/>
              <w:jc w:val="center"/>
              <w:rPr>
                <w:rFonts w:cs="宋体"/>
                <w:kern w:val="0"/>
                <w:sz w:val="22"/>
              </w:rPr>
            </w:pPr>
            <w:r w:rsidRPr="001D450F">
              <w:rPr>
                <w:rFonts w:cs="宋体"/>
                <w:kern w:val="0"/>
                <w:sz w:val="22"/>
                <w:szCs w:val="22"/>
              </w:rPr>
              <w:t>192</w:t>
            </w:r>
          </w:p>
        </w:tc>
        <w:tc>
          <w:tcPr>
            <w:tcW w:w="1080" w:type="dxa"/>
            <w:tcBorders>
              <w:top w:val="nil"/>
              <w:left w:val="nil"/>
              <w:bottom w:val="single" w:sz="4" w:space="0" w:color="auto"/>
              <w:right w:val="single" w:sz="4" w:space="0" w:color="auto"/>
            </w:tcBorders>
            <w:shd w:val="clear" w:color="auto" w:fill="FFFFFF"/>
            <w:noWrap/>
            <w:vAlign w:val="center"/>
          </w:tcPr>
          <w:p w14:paraId="2081F31D"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794" w:type="dxa"/>
            <w:tcBorders>
              <w:top w:val="nil"/>
              <w:left w:val="nil"/>
              <w:bottom w:val="single" w:sz="4" w:space="0" w:color="auto"/>
              <w:right w:val="single" w:sz="4" w:space="0" w:color="auto"/>
            </w:tcBorders>
            <w:shd w:val="clear" w:color="auto" w:fill="FFFFFF"/>
            <w:noWrap/>
            <w:vAlign w:val="center"/>
          </w:tcPr>
          <w:p w14:paraId="3458551C"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0.5 </w:t>
            </w:r>
          </w:p>
        </w:tc>
        <w:tc>
          <w:tcPr>
            <w:tcW w:w="865" w:type="dxa"/>
            <w:tcBorders>
              <w:top w:val="nil"/>
              <w:left w:val="nil"/>
              <w:bottom w:val="single" w:sz="4" w:space="0" w:color="auto"/>
              <w:right w:val="single" w:sz="4" w:space="0" w:color="auto"/>
            </w:tcBorders>
            <w:shd w:val="clear" w:color="auto" w:fill="FFFFFF"/>
            <w:noWrap/>
            <w:vAlign w:val="center"/>
          </w:tcPr>
          <w:p w14:paraId="3BC5E824"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3267862B" w14:textId="77777777" w:rsidR="00BB5948" w:rsidRPr="001D450F" w:rsidRDefault="00BB5948" w:rsidP="00305F9D">
            <w:pPr>
              <w:widowControl/>
              <w:jc w:val="center"/>
              <w:rPr>
                <w:rFonts w:cs="宋体"/>
                <w:kern w:val="0"/>
                <w:sz w:val="22"/>
              </w:rPr>
            </w:pPr>
            <w:r w:rsidRPr="001D450F">
              <w:rPr>
                <w:rFonts w:cs="宋体"/>
                <w:kern w:val="0"/>
                <w:sz w:val="22"/>
                <w:szCs w:val="22"/>
              </w:rPr>
              <w:t>11</w:t>
            </w:r>
          </w:p>
        </w:tc>
      </w:tr>
      <w:tr w:rsidR="00BB5948" w:rsidRPr="001D450F" w14:paraId="680269AD"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494DD77B" w14:textId="77777777" w:rsidR="00BB5948" w:rsidRPr="001D450F" w:rsidRDefault="00BB5948" w:rsidP="00305F9D">
            <w:pPr>
              <w:widowControl/>
              <w:jc w:val="center"/>
              <w:rPr>
                <w:rFonts w:cs="宋体"/>
                <w:kern w:val="0"/>
                <w:sz w:val="22"/>
              </w:rPr>
            </w:pPr>
            <w:r w:rsidRPr="001D450F">
              <w:rPr>
                <w:rFonts w:cs="宋体"/>
                <w:kern w:val="0"/>
                <w:sz w:val="22"/>
                <w:szCs w:val="22"/>
              </w:rPr>
              <w:t>No 13</w:t>
            </w:r>
          </w:p>
        </w:tc>
        <w:tc>
          <w:tcPr>
            <w:tcW w:w="412" w:type="dxa"/>
            <w:tcBorders>
              <w:top w:val="nil"/>
              <w:left w:val="nil"/>
              <w:bottom w:val="single" w:sz="4" w:space="0" w:color="auto"/>
              <w:right w:val="single" w:sz="4" w:space="0" w:color="auto"/>
            </w:tcBorders>
            <w:shd w:val="clear" w:color="auto" w:fill="FFFFFF"/>
            <w:noWrap/>
            <w:vAlign w:val="center"/>
          </w:tcPr>
          <w:p w14:paraId="4A505429"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06B997DE" w14:textId="77777777" w:rsidR="00BB5948" w:rsidRPr="001D450F" w:rsidRDefault="00BB5948" w:rsidP="00305F9D">
            <w:pPr>
              <w:widowControl/>
              <w:jc w:val="center"/>
              <w:rPr>
                <w:rFonts w:cs="宋体"/>
                <w:kern w:val="0"/>
                <w:sz w:val="22"/>
              </w:rPr>
            </w:pPr>
            <w:r w:rsidRPr="001D450F">
              <w:rPr>
                <w:rFonts w:cs="宋体"/>
                <w:kern w:val="0"/>
                <w:sz w:val="22"/>
                <w:szCs w:val="22"/>
              </w:rPr>
              <w:t>72</w:t>
            </w:r>
          </w:p>
        </w:tc>
        <w:tc>
          <w:tcPr>
            <w:tcW w:w="713" w:type="dxa"/>
            <w:tcBorders>
              <w:top w:val="nil"/>
              <w:left w:val="nil"/>
              <w:bottom w:val="single" w:sz="4" w:space="0" w:color="auto"/>
              <w:right w:val="single" w:sz="4" w:space="0" w:color="auto"/>
            </w:tcBorders>
            <w:shd w:val="clear" w:color="auto" w:fill="FFFFFF"/>
            <w:noWrap/>
            <w:vAlign w:val="center"/>
          </w:tcPr>
          <w:p w14:paraId="1903D380" w14:textId="77777777" w:rsidR="00BB5948" w:rsidRPr="001D450F" w:rsidRDefault="00BB5948" w:rsidP="00305F9D">
            <w:pPr>
              <w:widowControl/>
              <w:jc w:val="center"/>
              <w:rPr>
                <w:rFonts w:cs="宋体"/>
                <w:kern w:val="0"/>
                <w:sz w:val="22"/>
              </w:rPr>
            </w:pPr>
            <w:r w:rsidRPr="001D450F">
              <w:rPr>
                <w:rFonts w:cs="宋体"/>
                <w:kern w:val="0"/>
                <w:sz w:val="22"/>
                <w:szCs w:val="22"/>
              </w:rPr>
              <w:t>12</w:t>
            </w:r>
          </w:p>
        </w:tc>
        <w:tc>
          <w:tcPr>
            <w:tcW w:w="688" w:type="dxa"/>
            <w:tcBorders>
              <w:top w:val="nil"/>
              <w:left w:val="nil"/>
              <w:bottom w:val="single" w:sz="4" w:space="0" w:color="auto"/>
              <w:right w:val="single" w:sz="4" w:space="0" w:color="auto"/>
            </w:tcBorders>
            <w:shd w:val="clear" w:color="auto" w:fill="FFFFFF"/>
            <w:noWrap/>
            <w:vAlign w:val="center"/>
          </w:tcPr>
          <w:p w14:paraId="42D5A3A6" w14:textId="77777777" w:rsidR="00BB5948" w:rsidRPr="001D450F" w:rsidRDefault="00BB5948" w:rsidP="00305F9D">
            <w:pPr>
              <w:widowControl/>
              <w:jc w:val="center"/>
              <w:rPr>
                <w:rFonts w:cs="宋体"/>
                <w:kern w:val="0"/>
                <w:sz w:val="22"/>
              </w:rPr>
            </w:pPr>
            <w:r w:rsidRPr="001D450F">
              <w:rPr>
                <w:rFonts w:cs="宋体"/>
                <w:kern w:val="0"/>
                <w:sz w:val="22"/>
                <w:szCs w:val="22"/>
              </w:rPr>
              <w:t>25</w:t>
            </w:r>
          </w:p>
        </w:tc>
        <w:tc>
          <w:tcPr>
            <w:tcW w:w="919" w:type="dxa"/>
            <w:tcBorders>
              <w:top w:val="nil"/>
              <w:left w:val="nil"/>
              <w:bottom w:val="single" w:sz="4" w:space="0" w:color="auto"/>
              <w:right w:val="single" w:sz="4" w:space="0" w:color="auto"/>
            </w:tcBorders>
            <w:shd w:val="clear" w:color="auto" w:fill="FFFFFF"/>
            <w:noWrap/>
            <w:vAlign w:val="center"/>
          </w:tcPr>
          <w:p w14:paraId="18F40274" w14:textId="77777777" w:rsidR="00BB5948" w:rsidRPr="001D450F" w:rsidRDefault="00BB5948" w:rsidP="00305F9D">
            <w:pPr>
              <w:widowControl/>
              <w:jc w:val="center"/>
              <w:rPr>
                <w:rFonts w:cs="宋体"/>
                <w:kern w:val="0"/>
                <w:sz w:val="22"/>
              </w:rPr>
            </w:pPr>
            <w:r w:rsidRPr="001D450F">
              <w:rPr>
                <w:rFonts w:cs="宋体"/>
                <w:kern w:val="0"/>
                <w:sz w:val="22"/>
                <w:szCs w:val="22"/>
              </w:rPr>
              <w:t>5</w:t>
            </w:r>
          </w:p>
        </w:tc>
        <w:tc>
          <w:tcPr>
            <w:tcW w:w="900" w:type="dxa"/>
            <w:tcBorders>
              <w:top w:val="nil"/>
              <w:left w:val="nil"/>
              <w:bottom w:val="single" w:sz="4" w:space="0" w:color="auto"/>
              <w:right w:val="single" w:sz="4" w:space="0" w:color="auto"/>
            </w:tcBorders>
            <w:shd w:val="clear" w:color="auto" w:fill="FFFFFF"/>
            <w:noWrap/>
            <w:vAlign w:val="center"/>
          </w:tcPr>
          <w:p w14:paraId="640EEC3D" w14:textId="77777777" w:rsidR="00BB5948" w:rsidRPr="001D450F" w:rsidRDefault="00BB5948" w:rsidP="00305F9D">
            <w:pPr>
              <w:widowControl/>
              <w:jc w:val="center"/>
              <w:rPr>
                <w:rFonts w:cs="宋体"/>
                <w:kern w:val="0"/>
                <w:sz w:val="22"/>
              </w:rPr>
            </w:pPr>
            <w:r w:rsidRPr="001D450F">
              <w:rPr>
                <w:rFonts w:cs="宋体"/>
                <w:kern w:val="0"/>
                <w:sz w:val="22"/>
                <w:szCs w:val="22"/>
              </w:rPr>
              <w:t>25</w:t>
            </w:r>
          </w:p>
        </w:tc>
        <w:tc>
          <w:tcPr>
            <w:tcW w:w="720" w:type="dxa"/>
            <w:tcBorders>
              <w:top w:val="nil"/>
              <w:left w:val="nil"/>
              <w:bottom w:val="single" w:sz="4" w:space="0" w:color="auto"/>
              <w:right w:val="single" w:sz="4" w:space="0" w:color="auto"/>
            </w:tcBorders>
            <w:shd w:val="clear" w:color="auto" w:fill="FFFFFF"/>
            <w:noWrap/>
            <w:vAlign w:val="center"/>
          </w:tcPr>
          <w:p w14:paraId="2B89C0AB" w14:textId="77777777" w:rsidR="00BB5948" w:rsidRPr="001D450F" w:rsidRDefault="00BB5948" w:rsidP="00305F9D">
            <w:pPr>
              <w:widowControl/>
              <w:jc w:val="center"/>
              <w:rPr>
                <w:rFonts w:cs="宋体"/>
                <w:kern w:val="0"/>
                <w:sz w:val="22"/>
              </w:rPr>
            </w:pPr>
            <w:r w:rsidRPr="001D450F">
              <w:rPr>
                <w:rFonts w:cs="宋体"/>
                <w:kern w:val="0"/>
                <w:sz w:val="22"/>
                <w:szCs w:val="22"/>
              </w:rPr>
              <w:t>89</w:t>
            </w:r>
          </w:p>
        </w:tc>
        <w:tc>
          <w:tcPr>
            <w:tcW w:w="1080" w:type="dxa"/>
            <w:tcBorders>
              <w:top w:val="nil"/>
              <w:left w:val="nil"/>
              <w:bottom w:val="single" w:sz="4" w:space="0" w:color="auto"/>
              <w:right w:val="single" w:sz="4" w:space="0" w:color="auto"/>
            </w:tcBorders>
            <w:shd w:val="clear" w:color="auto" w:fill="FFFFFF"/>
            <w:noWrap/>
            <w:vAlign w:val="center"/>
          </w:tcPr>
          <w:p w14:paraId="5EB13829" w14:textId="77777777" w:rsidR="00BB5948" w:rsidRPr="001D450F" w:rsidRDefault="00BB5948" w:rsidP="00305F9D">
            <w:pPr>
              <w:widowControl/>
              <w:jc w:val="center"/>
              <w:rPr>
                <w:rFonts w:cs="宋体"/>
                <w:kern w:val="0"/>
                <w:sz w:val="22"/>
              </w:rPr>
            </w:pPr>
            <w:r w:rsidRPr="001D450F">
              <w:rPr>
                <w:rFonts w:cs="宋体"/>
                <w:kern w:val="0"/>
                <w:sz w:val="22"/>
                <w:szCs w:val="22"/>
              </w:rPr>
              <w:t>15</w:t>
            </w:r>
          </w:p>
        </w:tc>
        <w:tc>
          <w:tcPr>
            <w:tcW w:w="794" w:type="dxa"/>
            <w:tcBorders>
              <w:top w:val="nil"/>
              <w:left w:val="nil"/>
              <w:bottom w:val="single" w:sz="4" w:space="0" w:color="auto"/>
              <w:right w:val="single" w:sz="4" w:space="0" w:color="auto"/>
            </w:tcBorders>
            <w:shd w:val="clear" w:color="auto" w:fill="FFFFFF"/>
            <w:noWrap/>
            <w:vAlign w:val="center"/>
          </w:tcPr>
          <w:p w14:paraId="4FC46724"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0.5 </w:t>
            </w:r>
          </w:p>
        </w:tc>
        <w:tc>
          <w:tcPr>
            <w:tcW w:w="865" w:type="dxa"/>
            <w:tcBorders>
              <w:top w:val="nil"/>
              <w:left w:val="nil"/>
              <w:bottom w:val="single" w:sz="4" w:space="0" w:color="auto"/>
              <w:right w:val="single" w:sz="4" w:space="0" w:color="auto"/>
            </w:tcBorders>
            <w:shd w:val="clear" w:color="auto" w:fill="FFFFFF"/>
            <w:noWrap/>
            <w:vAlign w:val="center"/>
          </w:tcPr>
          <w:p w14:paraId="3CB5BFA6"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2386088A" w14:textId="77777777" w:rsidR="00BB5948" w:rsidRPr="001D450F" w:rsidRDefault="00BB5948" w:rsidP="00305F9D">
            <w:pPr>
              <w:widowControl/>
              <w:jc w:val="center"/>
              <w:rPr>
                <w:rFonts w:cs="宋体"/>
                <w:kern w:val="0"/>
                <w:sz w:val="22"/>
              </w:rPr>
            </w:pPr>
            <w:r w:rsidRPr="001D450F">
              <w:rPr>
                <w:rFonts w:cs="宋体"/>
                <w:kern w:val="0"/>
                <w:sz w:val="22"/>
                <w:szCs w:val="22"/>
              </w:rPr>
              <w:t>8</w:t>
            </w:r>
          </w:p>
        </w:tc>
      </w:tr>
      <w:tr w:rsidR="00BB5948" w:rsidRPr="001D450F" w14:paraId="5C395797"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3F9CFFFE" w14:textId="77777777" w:rsidR="00BB5948" w:rsidRPr="001D450F" w:rsidRDefault="00BB5948" w:rsidP="00305F9D">
            <w:pPr>
              <w:widowControl/>
              <w:jc w:val="center"/>
              <w:rPr>
                <w:rFonts w:cs="宋体"/>
                <w:kern w:val="0"/>
                <w:sz w:val="22"/>
              </w:rPr>
            </w:pPr>
            <w:r w:rsidRPr="001D450F">
              <w:rPr>
                <w:rFonts w:cs="宋体"/>
                <w:kern w:val="0"/>
                <w:sz w:val="22"/>
                <w:szCs w:val="22"/>
              </w:rPr>
              <w:t>No 14</w:t>
            </w:r>
          </w:p>
        </w:tc>
        <w:tc>
          <w:tcPr>
            <w:tcW w:w="412" w:type="dxa"/>
            <w:tcBorders>
              <w:top w:val="nil"/>
              <w:left w:val="nil"/>
              <w:bottom w:val="single" w:sz="4" w:space="0" w:color="auto"/>
              <w:right w:val="single" w:sz="4" w:space="0" w:color="auto"/>
            </w:tcBorders>
            <w:shd w:val="clear" w:color="auto" w:fill="FFFFFF"/>
            <w:noWrap/>
            <w:vAlign w:val="center"/>
          </w:tcPr>
          <w:p w14:paraId="05158D91"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26E4A26F" w14:textId="77777777" w:rsidR="00BB5948" w:rsidRPr="001D450F" w:rsidRDefault="00BB5948" w:rsidP="00305F9D">
            <w:pPr>
              <w:widowControl/>
              <w:jc w:val="center"/>
              <w:rPr>
                <w:rFonts w:cs="宋体"/>
                <w:kern w:val="0"/>
                <w:sz w:val="22"/>
              </w:rPr>
            </w:pPr>
            <w:r w:rsidRPr="001D450F">
              <w:rPr>
                <w:rFonts w:cs="宋体"/>
                <w:kern w:val="0"/>
                <w:sz w:val="22"/>
                <w:szCs w:val="22"/>
              </w:rPr>
              <w:t>71</w:t>
            </w:r>
          </w:p>
        </w:tc>
        <w:tc>
          <w:tcPr>
            <w:tcW w:w="713" w:type="dxa"/>
            <w:tcBorders>
              <w:top w:val="nil"/>
              <w:left w:val="nil"/>
              <w:bottom w:val="single" w:sz="4" w:space="0" w:color="auto"/>
              <w:right w:val="single" w:sz="4" w:space="0" w:color="auto"/>
            </w:tcBorders>
            <w:shd w:val="clear" w:color="auto" w:fill="FFFFFF"/>
            <w:noWrap/>
            <w:vAlign w:val="center"/>
          </w:tcPr>
          <w:p w14:paraId="2C383CFD" w14:textId="77777777" w:rsidR="00BB5948" w:rsidRPr="001D450F" w:rsidRDefault="00BB5948" w:rsidP="00305F9D">
            <w:pPr>
              <w:widowControl/>
              <w:jc w:val="center"/>
              <w:rPr>
                <w:rFonts w:cs="宋体"/>
                <w:kern w:val="0"/>
                <w:sz w:val="22"/>
              </w:rPr>
            </w:pPr>
            <w:r w:rsidRPr="001D450F">
              <w:rPr>
                <w:rFonts w:cs="宋体"/>
                <w:kern w:val="0"/>
                <w:sz w:val="22"/>
                <w:szCs w:val="22"/>
              </w:rPr>
              <w:t>9</w:t>
            </w:r>
          </w:p>
        </w:tc>
        <w:tc>
          <w:tcPr>
            <w:tcW w:w="688" w:type="dxa"/>
            <w:tcBorders>
              <w:top w:val="nil"/>
              <w:left w:val="nil"/>
              <w:bottom w:val="single" w:sz="4" w:space="0" w:color="auto"/>
              <w:right w:val="single" w:sz="4" w:space="0" w:color="auto"/>
            </w:tcBorders>
            <w:shd w:val="clear" w:color="auto" w:fill="FFFFFF"/>
            <w:noWrap/>
            <w:vAlign w:val="center"/>
          </w:tcPr>
          <w:p w14:paraId="04888663" w14:textId="77777777" w:rsidR="00BB5948" w:rsidRPr="001D450F" w:rsidRDefault="00BB5948" w:rsidP="00305F9D">
            <w:pPr>
              <w:widowControl/>
              <w:jc w:val="center"/>
              <w:rPr>
                <w:rFonts w:cs="宋体"/>
                <w:kern w:val="0"/>
                <w:sz w:val="22"/>
              </w:rPr>
            </w:pPr>
            <w:r w:rsidRPr="001D450F">
              <w:rPr>
                <w:rFonts w:cs="宋体"/>
                <w:kern w:val="0"/>
                <w:sz w:val="22"/>
                <w:szCs w:val="22"/>
              </w:rPr>
              <w:t>27</w:t>
            </w:r>
          </w:p>
        </w:tc>
        <w:tc>
          <w:tcPr>
            <w:tcW w:w="919" w:type="dxa"/>
            <w:tcBorders>
              <w:top w:val="nil"/>
              <w:left w:val="nil"/>
              <w:bottom w:val="single" w:sz="4" w:space="0" w:color="auto"/>
              <w:right w:val="single" w:sz="4" w:space="0" w:color="auto"/>
            </w:tcBorders>
            <w:shd w:val="clear" w:color="auto" w:fill="FFFFFF"/>
            <w:noWrap/>
            <w:vAlign w:val="center"/>
          </w:tcPr>
          <w:p w14:paraId="04983A97" w14:textId="77777777" w:rsidR="00BB5948" w:rsidRPr="001D450F" w:rsidRDefault="00BB5948" w:rsidP="00305F9D">
            <w:pPr>
              <w:widowControl/>
              <w:jc w:val="center"/>
              <w:rPr>
                <w:rFonts w:cs="宋体"/>
                <w:kern w:val="0"/>
                <w:sz w:val="22"/>
              </w:rPr>
            </w:pPr>
            <w:r w:rsidRPr="001D450F">
              <w:rPr>
                <w:rFonts w:cs="宋体"/>
                <w:kern w:val="0"/>
                <w:sz w:val="22"/>
                <w:szCs w:val="22"/>
              </w:rPr>
              <w:t>1</w:t>
            </w:r>
          </w:p>
        </w:tc>
        <w:tc>
          <w:tcPr>
            <w:tcW w:w="900" w:type="dxa"/>
            <w:tcBorders>
              <w:top w:val="nil"/>
              <w:left w:val="nil"/>
              <w:bottom w:val="single" w:sz="4" w:space="0" w:color="auto"/>
              <w:right w:val="single" w:sz="4" w:space="0" w:color="auto"/>
            </w:tcBorders>
            <w:shd w:val="clear" w:color="auto" w:fill="FFFFFF"/>
            <w:noWrap/>
            <w:vAlign w:val="center"/>
          </w:tcPr>
          <w:p w14:paraId="5F0C764A" w14:textId="77777777" w:rsidR="00BB5948" w:rsidRPr="001D450F" w:rsidRDefault="00BB5948" w:rsidP="00305F9D">
            <w:pPr>
              <w:widowControl/>
              <w:jc w:val="center"/>
              <w:rPr>
                <w:rFonts w:cs="宋体"/>
                <w:kern w:val="0"/>
                <w:sz w:val="22"/>
              </w:rPr>
            </w:pPr>
            <w:r w:rsidRPr="001D450F">
              <w:rPr>
                <w:rFonts w:cs="宋体"/>
                <w:kern w:val="0"/>
                <w:sz w:val="22"/>
                <w:szCs w:val="22"/>
              </w:rPr>
              <w:t>23</w:t>
            </w:r>
          </w:p>
        </w:tc>
        <w:tc>
          <w:tcPr>
            <w:tcW w:w="720" w:type="dxa"/>
            <w:tcBorders>
              <w:top w:val="nil"/>
              <w:left w:val="nil"/>
              <w:bottom w:val="single" w:sz="4" w:space="0" w:color="auto"/>
              <w:right w:val="single" w:sz="4" w:space="0" w:color="auto"/>
            </w:tcBorders>
            <w:shd w:val="clear" w:color="auto" w:fill="FFFFFF"/>
            <w:noWrap/>
            <w:vAlign w:val="center"/>
          </w:tcPr>
          <w:p w14:paraId="7C22E100" w14:textId="77777777" w:rsidR="00BB5948" w:rsidRPr="001D450F" w:rsidRDefault="00BB5948" w:rsidP="00305F9D">
            <w:pPr>
              <w:widowControl/>
              <w:jc w:val="center"/>
              <w:rPr>
                <w:rFonts w:cs="宋体"/>
                <w:kern w:val="0"/>
                <w:sz w:val="22"/>
              </w:rPr>
            </w:pPr>
            <w:r w:rsidRPr="001D450F">
              <w:rPr>
                <w:rFonts w:cs="宋体"/>
                <w:kern w:val="0"/>
                <w:sz w:val="22"/>
                <w:szCs w:val="22"/>
              </w:rPr>
              <w:t>205</w:t>
            </w:r>
          </w:p>
        </w:tc>
        <w:tc>
          <w:tcPr>
            <w:tcW w:w="1080" w:type="dxa"/>
            <w:tcBorders>
              <w:top w:val="nil"/>
              <w:left w:val="nil"/>
              <w:bottom w:val="single" w:sz="4" w:space="0" w:color="auto"/>
              <w:right w:val="single" w:sz="4" w:space="0" w:color="auto"/>
            </w:tcBorders>
            <w:shd w:val="clear" w:color="auto" w:fill="FFFFFF"/>
            <w:noWrap/>
            <w:vAlign w:val="center"/>
          </w:tcPr>
          <w:p w14:paraId="611EC152" w14:textId="77777777" w:rsidR="00BB5948" w:rsidRPr="001D450F" w:rsidRDefault="00BB5948" w:rsidP="00305F9D">
            <w:pPr>
              <w:widowControl/>
              <w:jc w:val="center"/>
              <w:rPr>
                <w:rFonts w:cs="宋体"/>
                <w:kern w:val="0"/>
                <w:sz w:val="22"/>
              </w:rPr>
            </w:pPr>
            <w:r w:rsidRPr="001D450F">
              <w:rPr>
                <w:rFonts w:cs="宋体"/>
                <w:kern w:val="0"/>
                <w:sz w:val="22"/>
                <w:szCs w:val="22"/>
              </w:rPr>
              <w:t>17</w:t>
            </w:r>
          </w:p>
        </w:tc>
        <w:tc>
          <w:tcPr>
            <w:tcW w:w="794" w:type="dxa"/>
            <w:tcBorders>
              <w:top w:val="nil"/>
              <w:left w:val="nil"/>
              <w:bottom w:val="single" w:sz="4" w:space="0" w:color="auto"/>
              <w:right w:val="single" w:sz="4" w:space="0" w:color="auto"/>
            </w:tcBorders>
            <w:shd w:val="clear" w:color="auto" w:fill="FFFFFF"/>
            <w:noWrap/>
            <w:vAlign w:val="center"/>
          </w:tcPr>
          <w:p w14:paraId="73EB5E99"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3.0 </w:t>
            </w:r>
          </w:p>
        </w:tc>
        <w:tc>
          <w:tcPr>
            <w:tcW w:w="865" w:type="dxa"/>
            <w:tcBorders>
              <w:top w:val="nil"/>
              <w:left w:val="nil"/>
              <w:bottom w:val="single" w:sz="4" w:space="0" w:color="auto"/>
              <w:right w:val="single" w:sz="4" w:space="0" w:color="auto"/>
            </w:tcBorders>
            <w:shd w:val="clear" w:color="auto" w:fill="FFFFFF"/>
            <w:noWrap/>
            <w:vAlign w:val="center"/>
          </w:tcPr>
          <w:p w14:paraId="2798FE6E" w14:textId="77777777" w:rsidR="00BB5948" w:rsidRPr="001D450F" w:rsidRDefault="00BB5948" w:rsidP="00305F9D">
            <w:pPr>
              <w:widowControl/>
              <w:jc w:val="center"/>
              <w:rPr>
                <w:rFonts w:cs="宋体"/>
                <w:kern w:val="0"/>
                <w:sz w:val="22"/>
              </w:rPr>
            </w:pPr>
            <w:r w:rsidRPr="001D450F">
              <w:rPr>
                <w:rFonts w:cs="宋体"/>
                <w:kern w:val="0"/>
                <w:sz w:val="22"/>
                <w:szCs w:val="22"/>
              </w:rPr>
              <w:t>1</w:t>
            </w:r>
          </w:p>
        </w:tc>
        <w:tc>
          <w:tcPr>
            <w:tcW w:w="1043" w:type="dxa"/>
            <w:tcBorders>
              <w:top w:val="nil"/>
              <w:left w:val="nil"/>
              <w:bottom w:val="single" w:sz="4" w:space="0" w:color="auto"/>
              <w:right w:val="single" w:sz="4" w:space="0" w:color="auto"/>
            </w:tcBorders>
            <w:shd w:val="clear" w:color="auto" w:fill="FFFFFF"/>
            <w:noWrap/>
            <w:vAlign w:val="center"/>
          </w:tcPr>
          <w:p w14:paraId="33659CB3" w14:textId="77777777" w:rsidR="00BB5948" w:rsidRPr="001D450F" w:rsidRDefault="00BB5948" w:rsidP="00305F9D">
            <w:pPr>
              <w:widowControl/>
              <w:jc w:val="center"/>
              <w:rPr>
                <w:rFonts w:cs="宋体"/>
                <w:kern w:val="0"/>
                <w:sz w:val="22"/>
              </w:rPr>
            </w:pPr>
            <w:r w:rsidRPr="001D450F">
              <w:rPr>
                <w:rFonts w:cs="宋体"/>
                <w:kern w:val="0"/>
                <w:sz w:val="22"/>
                <w:szCs w:val="22"/>
              </w:rPr>
              <w:t>7</w:t>
            </w:r>
          </w:p>
        </w:tc>
      </w:tr>
      <w:tr w:rsidR="00BB5948" w:rsidRPr="001D450F" w14:paraId="1AAACC32"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1EE23085" w14:textId="77777777" w:rsidR="00BB5948" w:rsidRPr="001D450F" w:rsidRDefault="00BB5948" w:rsidP="00305F9D">
            <w:pPr>
              <w:widowControl/>
              <w:jc w:val="center"/>
              <w:rPr>
                <w:rFonts w:cs="宋体"/>
                <w:kern w:val="0"/>
                <w:sz w:val="22"/>
              </w:rPr>
            </w:pPr>
            <w:r w:rsidRPr="001D450F">
              <w:rPr>
                <w:rFonts w:cs="宋体"/>
                <w:kern w:val="0"/>
                <w:sz w:val="22"/>
                <w:szCs w:val="22"/>
              </w:rPr>
              <w:t>No 15</w:t>
            </w:r>
          </w:p>
        </w:tc>
        <w:tc>
          <w:tcPr>
            <w:tcW w:w="412" w:type="dxa"/>
            <w:tcBorders>
              <w:top w:val="nil"/>
              <w:left w:val="nil"/>
              <w:bottom w:val="single" w:sz="4" w:space="0" w:color="auto"/>
              <w:right w:val="single" w:sz="4" w:space="0" w:color="auto"/>
            </w:tcBorders>
            <w:shd w:val="clear" w:color="auto" w:fill="FFFFFF"/>
            <w:noWrap/>
            <w:vAlign w:val="center"/>
          </w:tcPr>
          <w:p w14:paraId="666C3109"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5FA2147D" w14:textId="77777777" w:rsidR="00BB5948" w:rsidRPr="001D450F" w:rsidRDefault="00BB5948" w:rsidP="00305F9D">
            <w:pPr>
              <w:widowControl/>
              <w:jc w:val="center"/>
              <w:rPr>
                <w:rFonts w:cs="宋体"/>
                <w:kern w:val="0"/>
                <w:sz w:val="22"/>
              </w:rPr>
            </w:pPr>
            <w:r w:rsidRPr="001D450F">
              <w:rPr>
                <w:rFonts w:cs="宋体"/>
                <w:kern w:val="0"/>
                <w:sz w:val="22"/>
                <w:szCs w:val="22"/>
              </w:rPr>
              <w:t>65</w:t>
            </w:r>
          </w:p>
        </w:tc>
        <w:tc>
          <w:tcPr>
            <w:tcW w:w="713" w:type="dxa"/>
            <w:tcBorders>
              <w:top w:val="nil"/>
              <w:left w:val="nil"/>
              <w:bottom w:val="single" w:sz="4" w:space="0" w:color="auto"/>
              <w:right w:val="single" w:sz="4" w:space="0" w:color="auto"/>
            </w:tcBorders>
            <w:shd w:val="clear" w:color="auto" w:fill="FFFFFF"/>
            <w:noWrap/>
            <w:vAlign w:val="center"/>
          </w:tcPr>
          <w:p w14:paraId="67F8E0AA" w14:textId="77777777" w:rsidR="00BB5948" w:rsidRPr="001D450F" w:rsidRDefault="00BB5948" w:rsidP="00305F9D">
            <w:pPr>
              <w:widowControl/>
              <w:jc w:val="center"/>
              <w:rPr>
                <w:rFonts w:cs="宋体"/>
                <w:kern w:val="0"/>
                <w:sz w:val="22"/>
              </w:rPr>
            </w:pPr>
            <w:r w:rsidRPr="001D450F">
              <w:rPr>
                <w:rFonts w:cs="宋体"/>
                <w:kern w:val="0"/>
                <w:sz w:val="22"/>
                <w:szCs w:val="22"/>
              </w:rPr>
              <w:t>14</w:t>
            </w:r>
          </w:p>
        </w:tc>
        <w:tc>
          <w:tcPr>
            <w:tcW w:w="688" w:type="dxa"/>
            <w:tcBorders>
              <w:top w:val="nil"/>
              <w:left w:val="nil"/>
              <w:bottom w:val="single" w:sz="4" w:space="0" w:color="auto"/>
              <w:right w:val="single" w:sz="4" w:space="0" w:color="auto"/>
            </w:tcBorders>
            <w:shd w:val="clear" w:color="auto" w:fill="FFFFFF"/>
            <w:noWrap/>
            <w:vAlign w:val="center"/>
          </w:tcPr>
          <w:p w14:paraId="51CFD11E" w14:textId="77777777" w:rsidR="00BB5948" w:rsidRPr="001D450F" w:rsidRDefault="00BB5948" w:rsidP="00305F9D">
            <w:pPr>
              <w:widowControl/>
              <w:jc w:val="center"/>
              <w:rPr>
                <w:rFonts w:cs="宋体"/>
                <w:kern w:val="0"/>
                <w:sz w:val="22"/>
              </w:rPr>
            </w:pPr>
            <w:r w:rsidRPr="001D450F">
              <w:rPr>
                <w:rFonts w:cs="宋体"/>
                <w:kern w:val="0"/>
                <w:sz w:val="22"/>
                <w:szCs w:val="22"/>
              </w:rPr>
              <w:t>30</w:t>
            </w:r>
          </w:p>
        </w:tc>
        <w:tc>
          <w:tcPr>
            <w:tcW w:w="919" w:type="dxa"/>
            <w:tcBorders>
              <w:top w:val="nil"/>
              <w:left w:val="nil"/>
              <w:bottom w:val="single" w:sz="4" w:space="0" w:color="auto"/>
              <w:right w:val="single" w:sz="4" w:space="0" w:color="auto"/>
            </w:tcBorders>
            <w:shd w:val="clear" w:color="auto" w:fill="FFFFFF"/>
            <w:noWrap/>
            <w:vAlign w:val="center"/>
          </w:tcPr>
          <w:p w14:paraId="2C96534D" w14:textId="77777777" w:rsidR="00BB5948" w:rsidRPr="001D450F" w:rsidRDefault="00BB5948" w:rsidP="00305F9D">
            <w:pPr>
              <w:widowControl/>
              <w:jc w:val="center"/>
              <w:rPr>
                <w:rFonts w:cs="宋体"/>
                <w:kern w:val="0"/>
                <w:sz w:val="22"/>
              </w:rPr>
            </w:pPr>
            <w:r w:rsidRPr="001D450F">
              <w:rPr>
                <w:rFonts w:cs="宋体"/>
                <w:kern w:val="0"/>
                <w:sz w:val="22"/>
                <w:szCs w:val="22"/>
              </w:rPr>
              <w:t>3</w:t>
            </w:r>
          </w:p>
        </w:tc>
        <w:tc>
          <w:tcPr>
            <w:tcW w:w="900" w:type="dxa"/>
            <w:tcBorders>
              <w:top w:val="nil"/>
              <w:left w:val="nil"/>
              <w:bottom w:val="single" w:sz="4" w:space="0" w:color="auto"/>
              <w:right w:val="single" w:sz="4" w:space="0" w:color="auto"/>
            </w:tcBorders>
            <w:shd w:val="clear" w:color="auto" w:fill="FFFFFF"/>
            <w:noWrap/>
            <w:vAlign w:val="center"/>
          </w:tcPr>
          <w:p w14:paraId="1E067DED" w14:textId="77777777" w:rsidR="00BB5948" w:rsidRPr="001D450F" w:rsidRDefault="00BB5948" w:rsidP="00305F9D">
            <w:pPr>
              <w:widowControl/>
              <w:jc w:val="center"/>
              <w:rPr>
                <w:rFonts w:cs="宋体"/>
                <w:kern w:val="0"/>
                <w:sz w:val="22"/>
              </w:rPr>
            </w:pPr>
            <w:r w:rsidRPr="001D450F">
              <w:rPr>
                <w:rFonts w:cs="宋体"/>
                <w:kern w:val="0"/>
                <w:sz w:val="22"/>
                <w:szCs w:val="22"/>
              </w:rPr>
              <w:t>23</w:t>
            </w:r>
          </w:p>
        </w:tc>
        <w:tc>
          <w:tcPr>
            <w:tcW w:w="720" w:type="dxa"/>
            <w:tcBorders>
              <w:top w:val="nil"/>
              <w:left w:val="nil"/>
              <w:bottom w:val="single" w:sz="4" w:space="0" w:color="auto"/>
              <w:right w:val="single" w:sz="4" w:space="0" w:color="auto"/>
            </w:tcBorders>
            <w:shd w:val="clear" w:color="auto" w:fill="FFFFFF"/>
            <w:noWrap/>
            <w:vAlign w:val="center"/>
          </w:tcPr>
          <w:p w14:paraId="7A19B57A" w14:textId="77777777" w:rsidR="00BB5948" w:rsidRPr="001D450F" w:rsidRDefault="00BB5948" w:rsidP="00305F9D">
            <w:pPr>
              <w:widowControl/>
              <w:jc w:val="center"/>
              <w:rPr>
                <w:rFonts w:cs="宋体"/>
                <w:kern w:val="0"/>
                <w:sz w:val="22"/>
              </w:rPr>
            </w:pPr>
            <w:r w:rsidRPr="001D450F">
              <w:rPr>
                <w:rFonts w:cs="宋体"/>
                <w:kern w:val="0"/>
                <w:sz w:val="22"/>
                <w:szCs w:val="22"/>
              </w:rPr>
              <w:t>119</w:t>
            </w:r>
          </w:p>
        </w:tc>
        <w:tc>
          <w:tcPr>
            <w:tcW w:w="1080" w:type="dxa"/>
            <w:tcBorders>
              <w:top w:val="nil"/>
              <w:left w:val="nil"/>
              <w:bottom w:val="single" w:sz="4" w:space="0" w:color="auto"/>
              <w:right w:val="single" w:sz="4" w:space="0" w:color="auto"/>
            </w:tcBorders>
            <w:shd w:val="clear" w:color="auto" w:fill="FFFFFF"/>
            <w:noWrap/>
            <w:vAlign w:val="center"/>
          </w:tcPr>
          <w:p w14:paraId="4753F4FE" w14:textId="77777777" w:rsidR="00BB5948" w:rsidRPr="001D450F" w:rsidRDefault="00BB5948" w:rsidP="00305F9D">
            <w:pPr>
              <w:widowControl/>
              <w:jc w:val="center"/>
              <w:rPr>
                <w:rFonts w:cs="宋体"/>
                <w:kern w:val="0"/>
                <w:sz w:val="22"/>
              </w:rPr>
            </w:pPr>
            <w:r w:rsidRPr="001D450F">
              <w:rPr>
                <w:rFonts w:cs="宋体"/>
                <w:kern w:val="0"/>
                <w:sz w:val="22"/>
                <w:szCs w:val="22"/>
              </w:rPr>
              <w:t>19</w:t>
            </w:r>
          </w:p>
        </w:tc>
        <w:tc>
          <w:tcPr>
            <w:tcW w:w="794" w:type="dxa"/>
            <w:tcBorders>
              <w:top w:val="nil"/>
              <w:left w:val="nil"/>
              <w:bottom w:val="single" w:sz="4" w:space="0" w:color="auto"/>
              <w:right w:val="single" w:sz="4" w:space="0" w:color="auto"/>
            </w:tcBorders>
            <w:shd w:val="clear" w:color="auto" w:fill="FFFFFF"/>
            <w:noWrap/>
            <w:vAlign w:val="center"/>
          </w:tcPr>
          <w:p w14:paraId="7AEA8EDC"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1.0 </w:t>
            </w:r>
          </w:p>
        </w:tc>
        <w:tc>
          <w:tcPr>
            <w:tcW w:w="865" w:type="dxa"/>
            <w:tcBorders>
              <w:top w:val="nil"/>
              <w:left w:val="nil"/>
              <w:bottom w:val="single" w:sz="4" w:space="0" w:color="auto"/>
              <w:right w:val="single" w:sz="4" w:space="0" w:color="auto"/>
            </w:tcBorders>
            <w:shd w:val="clear" w:color="auto" w:fill="FFFFFF"/>
            <w:noWrap/>
            <w:vAlign w:val="center"/>
          </w:tcPr>
          <w:p w14:paraId="13777EEB"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6A4CAD8C" w14:textId="77777777" w:rsidR="00BB5948" w:rsidRPr="001D450F" w:rsidRDefault="00BB5948" w:rsidP="00305F9D">
            <w:pPr>
              <w:widowControl/>
              <w:jc w:val="center"/>
              <w:rPr>
                <w:rFonts w:cs="宋体"/>
                <w:kern w:val="0"/>
                <w:sz w:val="22"/>
              </w:rPr>
            </w:pPr>
            <w:r w:rsidRPr="001D450F">
              <w:rPr>
                <w:rFonts w:cs="宋体"/>
                <w:kern w:val="0"/>
                <w:sz w:val="22"/>
                <w:szCs w:val="22"/>
              </w:rPr>
              <w:t>6</w:t>
            </w:r>
          </w:p>
        </w:tc>
      </w:tr>
      <w:tr w:rsidR="00BB5948" w:rsidRPr="001D450F" w14:paraId="0D9F1C9E"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25686911" w14:textId="77777777" w:rsidR="00BB5948" w:rsidRPr="001D450F" w:rsidRDefault="00BB5948" w:rsidP="00305F9D">
            <w:pPr>
              <w:widowControl/>
              <w:jc w:val="center"/>
              <w:rPr>
                <w:rFonts w:cs="宋体"/>
                <w:kern w:val="0"/>
                <w:sz w:val="22"/>
              </w:rPr>
            </w:pPr>
            <w:r w:rsidRPr="001D450F">
              <w:rPr>
                <w:rFonts w:cs="宋体"/>
                <w:kern w:val="0"/>
                <w:sz w:val="22"/>
                <w:szCs w:val="22"/>
              </w:rPr>
              <w:t>No 16</w:t>
            </w:r>
          </w:p>
        </w:tc>
        <w:tc>
          <w:tcPr>
            <w:tcW w:w="412" w:type="dxa"/>
            <w:tcBorders>
              <w:top w:val="nil"/>
              <w:left w:val="nil"/>
              <w:bottom w:val="single" w:sz="4" w:space="0" w:color="auto"/>
              <w:right w:val="single" w:sz="4" w:space="0" w:color="auto"/>
            </w:tcBorders>
            <w:shd w:val="clear" w:color="auto" w:fill="FFFFFF"/>
            <w:noWrap/>
            <w:vAlign w:val="center"/>
          </w:tcPr>
          <w:p w14:paraId="31936EEB"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0012FAA0" w14:textId="77777777" w:rsidR="00BB5948" w:rsidRPr="001D450F" w:rsidRDefault="00BB5948" w:rsidP="00305F9D">
            <w:pPr>
              <w:widowControl/>
              <w:jc w:val="center"/>
              <w:rPr>
                <w:rFonts w:cs="宋体"/>
                <w:kern w:val="0"/>
                <w:sz w:val="22"/>
              </w:rPr>
            </w:pPr>
            <w:r w:rsidRPr="001D450F">
              <w:rPr>
                <w:rFonts w:cs="宋体"/>
                <w:kern w:val="0"/>
                <w:sz w:val="22"/>
                <w:szCs w:val="22"/>
              </w:rPr>
              <w:t>56</w:t>
            </w:r>
          </w:p>
        </w:tc>
        <w:tc>
          <w:tcPr>
            <w:tcW w:w="713" w:type="dxa"/>
            <w:tcBorders>
              <w:top w:val="nil"/>
              <w:left w:val="nil"/>
              <w:bottom w:val="single" w:sz="4" w:space="0" w:color="auto"/>
              <w:right w:val="single" w:sz="4" w:space="0" w:color="auto"/>
            </w:tcBorders>
            <w:shd w:val="clear" w:color="auto" w:fill="FFFFFF"/>
            <w:noWrap/>
            <w:vAlign w:val="center"/>
          </w:tcPr>
          <w:p w14:paraId="73258A03" w14:textId="77777777" w:rsidR="00BB5948" w:rsidRPr="001D450F" w:rsidRDefault="00BB5948" w:rsidP="00305F9D">
            <w:pPr>
              <w:widowControl/>
              <w:jc w:val="center"/>
              <w:rPr>
                <w:rFonts w:cs="宋体"/>
                <w:kern w:val="0"/>
                <w:sz w:val="22"/>
              </w:rPr>
            </w:pPr>
            <w:r w:rsidRPr="001D450F">
              <w:rPr>
                <w:rFonts w:cs="宋体"/>
                <w:kern w:val="0"/>
                <w:sz w:val="22"/>
                <w:szCs w:val="22"/>
              </w:rPr>
              <w:t>9</w:t>
            </w:r>
          </w:p>
        </w:tc>
        <w:tc>
          <w:tcPr>
            <w:tcW w:w="688" w:type="dxa"/>
            <w:tcBorders>
              <w:top w:val="nil"/>
              <w:left w:val="nil"/>
              <w:bottom w:val="single" w:sz="4" w:space="0" w:color="auto"/>
              <w:right w:val="single" w:sz="4" w:space="0" w:color="auto"/>
            </w:tcBorders>
            <w:shd w:val="clear" w:color="auto" w:fill="FFFFFF"/>
            <w:noWrap/>
            <w:vAlign w:val="center"/>
          </w:tcPr>
          <w:p w14:paraId="022C96A5" w14:textId="77777777" w:rsidR="00BB5948" w:rsidRPr="001D450F" w:rsidRDefault="00BB5948" w:rsidP="00305F9D">
            <w:pPr>
              <w:widowControl/>
              <w:jc w:val="center"/>
              <w:rPr>
                <w:rFonts w:cs="宋体"/>
                <w:kern w:val="0"/>
                <w:sz w:val="22"/>
              </w:rPr>
            </w:pPr>
            <w:r w:rsidRPr="001D450F">
              <w:rPr>
                <w:rFonts w:cs="宋体"/>
                <w:kern w:val="0"/>
                <w:sz w:val="22"/>
                <w:szCs w:val="22"/>
              </w:rPr>
              <w:t>26</w:t>
            </w:r>
          </w:p>
        </w:tc>
        <w:tc>
          <w:tcPr>
            <w:tcW w:w="919" w:type="dxa"/>
            <w:tcBorders>
              <w:top w:val="nil"/>
              <w:left w:val="nil"/>
              <w:bottom w:val="single" w:sz="4" w:space="0" w:color="auto"/>
              <w:right w:val="single" w:sz="4" w:space="0" w:color="auto"/>
            </w:tcBorders>
            <w:shd w:val="clear" w:color="auto" w:fill="FFFFFF"/>
            <w:noWrap/>
            <w:vAlign w:val="center"/>
          </w:tcPr>
          <w:p w14:paraId="039BFB4E" w14:textId="77777777" w:rsidR="00BB5948" w:rsidRPr="001D450F" w:rsidRDefault="00BB5948" w:rsidP="00305F9D">
            <w:pPr>
              <w:widowControl/>
              <w:jc w:val="center"/>
              <w:rPr>
                <w:rFonts w:cs="宋体"/>
                <w:kern w:val="0"/>
                <w:sz w:val="22"/>
              </w:rPr>
            </w:pPr>
            <w:r w:rsidRPr="001D450F">
              <w:rPr>
                <w:rFonts w:cs="宋体"/>
                <w:kern w:val="0"/>
                <w:sz w:val="22"/>
                <w:szCs w:val="22"/>
              </w:rPr>
              <w:t>5</w:t>
            </w:r>
          </w:p>
        </w:tc>
        <w:tc>
          <w:tcPr>
            <w:tcW w:w="900" w:type="dxa"/>
            <w:tcBorders>
              <w:top w:val="nil"/>
              <w:left w:val="nil"/>
              <w:bottom w:val="single" w:sz="4" w:space="0" w:color="auto"/>
              <w:right w:val="single" w:sz="4" w:space="0" w:color="auto"/>
            </w:tcBorders>
            <w:shd w:val="clear" w:color="auto" w:fill="FFFFFF"/>
            <w:noWrap/>
            <w:vAlign w:val="center"/>
          </w:tcPr>
          <w:p w14:paraId="12049E22" w14:textId="77777777" w:rsidR="00BB5948" w:rsidRPr="001D450F" w:rsidRDefault="00BB5948" w:rsidP="00305F9D">
            <w:pPr>
              <w:widowControl/>
              <w:jc w:val="center"/>
              <w:rPr>
                <w:rFonts w:cs="宋体"/>
                <w:kern w:val="0"/>
                <w:sz w:val="22"/>
              </w:rPr>
            </w:pPr>
            <w:r w:rsidRPr="001D450F">
              <w:rPr>
                <w:rFonts w:cs="宋体"/>
                <w:kern w:val="0"/>
                <w:sz w:val="22"/>
                <w:szCs w:val="22"/>
              </w:rPr>
              <w:t>26</w:t>
            </w:r>
          </w:p>
        </w:tc>
        <w:tc>
          <w:tcPr>
            <w:tcW w:w="720" w:type="dxa"/>
            <w:tcBorders>
              <w:top w:val="nil"/>
              <w:left w:val="nil"/>
              <w:bottom w:val="single" w:sz="4" w:space="0" w:color="auto"/>
              <w:right w:val="single" w:sz="4" w:space="0" w:color="auto"/>
            </w:tcBorders>
            <w:shd w:val="clear" w:color="auto" w:fill="FFFFFF"/>
            <w:noWrap/>
            <w:vAlign w:val="center"/>
          </w:tcPr>
          <w:p w14:paraId="56332AB3" w14:textId="77777777" w:rsidR="00BB5948" w:rsidRPr="001D450F" w:rsidRDefault="00BB5948" w:rsidP="00305F9D">
            <w:pPr>
              <w:widowControl/>
              <w:jc w:val="center"/>
              <w:rPr>
                <w:rFonts w:cs="宋体"/>
                <w:kern w:val="0"/>
                <w:sz w:val="22"/>
              </w:rPr>
            </w:pPr>
            <w:r w:rsidRPr="001D450F">
              <w:rPr>
                <w:rFonts w:cs="宋体"/>
                <w:kern w:val="0"/>
                <w:sz w:val="22"/>
                <w:szCs w:val="22"/>
              </w:rPr>
              <w:t>124</w:t>
            </w:r>
          </w:p>
        </w:tc>
        <w:tc>
          <w:tcPr>
            <w:tcW w:w="1080" w:type="dxa"/>
            <w:tcBorders>
              <w:top w:val="nil"/>
              <w:left w:val="nil"/>
              <w:bottom w:val="single" w:sz="4" w:space="0" w:color="auto"/>
              <w:right w:val="single" w:sz="4" w:space="0" w:color="auto"/>
            </w:tcBorders>
            <w:shd w:val="clear" w:color="auto" w:fill="FFFFFF"/>
            <w:noWrap/>
            <w:vAlign w:val="center"/>
          </w:tcPr>
          <w:p w14:paraId="03F9F401" w14:textId="77777777" w:rsidR="00BB5948" w:rsidRPr="001D450F" w:rsidRDefault="00BB5948" w:rsidP="00305F9D">
            <w:pPr>
              <w:widowControl/>
              <w:jc w:val="center"/>
              <w:rPr>
                <w:rFonts w:cs="宋体"/>
                <w:kern w:val="0"/>
                <w:sz w:val="22"/>
              </w:rPr>
            </w:pPr>
            <w:r w:rsidRPr="001D450F">
              <w:rPr>
                <w:rFonts w:cs="宋体"/>
                <w:kern w:val="0"/>
                <w:sz w:val="22"/>
                <w:szCs w:val="22"/>
              </w:rPr>
              <w:t>13</w:t>
            </w:r>
          </w:p>
        </w:tc>
        <w:tc>
          <w:tcPr>
            <w:tcW w:w="794" w:type="dxa"/>
            <w:tcBorders>
              <w:top w:val="nil"/>
              <w:left w:val="nil"/>
              <w:bottom w:val="single" w:sz="4" w:space="0" w:color="auto"/>
              <w:right w:val="single" w:sz="4" w:space="0" w:color="auto"/>
            </w:tcBorders>
            <w:shd w:val="clear" w:color="auto" w:fill="FFFFFF"/>
            <w:noWrap/>
            <w:vAlign w:val="center"/>
          </w:tcPr>
          <w:p w14:paraId="2712736D" w14:textId="77777777" w:rsidR="00BB5948" w:rsidRPr="001D450F" w:rsidRDefault="00BB5948" w:rsidP="00305F9D">
            <w:pPr>
              <w:widowControl/>
              <w:jc w:val="center"/>
              <w:rPr>
                <w:rFonts w:cs="宋体"/>
                <w:kern w:val="0"/>
                <w:sz w:val="22"/>
              </w:rPr>
            </w:pPr>
            <w:r w:rsidRPr="001D450F">
              <w:rPr>
                <w:rFonts w:cs="宋体"/>
                <w:kern w:val="0"/>
                <w:sz w:val="22"/>
                <w:szCs w:val="22"/>
              </w:rPr>
              <w:t xml:space="preserve">3.5 </w:t>
            </w:r>
          </w:p>
        </w:tc>
        <w:tc>
          <w:tcPr>
            <w:tcW w:w="865" w:type="dxa"/>
            <w:tcBorders>
              <w:top w:val="nil"/>
              <w:left w:val="nil"/>
              <w:bottom w:val="single" w:sz="4" w:space="0" w:color="auto"/>
              <w:right w:val="single" w:sz="4" w:space="0" w:color="auto"/>
            </w:tcBorders>
            <w:shd w:val="clear" w:color="auto" w:fill="FFFFFF"/>
            <w:noWrap/>
            <w:vAlign w:val="center"/>
          </w:tcPr>
          <w:p w14:paraId="09E2E4C2" w14:textId="77777777" w:rsidR="00BB5948" w:rsidRPr="001D450F" w:rsidRDefault="00BB5948" w:rsidP="00305F9D">
            <w:pPr>
              <w:widowControl/>
              <w:jc w:val="center"/>
              <w:rPr>
                <w:rFonts w:cs="宋体"/>
                <w:kern w:val="0"/>
                <w:sz w:val="22"/>
              </w:rPr>
            </w:pPr>
            <w:r w:rsidRPr="001D450F">
              <w:rPr>
                <w:rFonts w:cs="宋体"/>
                <w:kern w:val="0"/>
                <w:sz w:val="22"/>
                <w:szCs w:val="22"/>
              </w:rPr>
              <w:t>3</w:t>
            </w:r>
          </w:p>
        </w:tc>
        <w:tc>
          <w:tcPr>
            <w:tcW w:w="1043" w:type="dxa"/>
            <w:tcBorders>
              <w:top w:val="nil"/>
              <w:left w:val="nil"/>
              <w:bottom w:val="single" w:sz="4" w:space="0" w:color="auto"/>
              <w:right w:val="single" w:sz="4" w:space="0" w:color="auto"/>
            </w:tcBorders>
            <w:shd w:val="clear" w:color="auto" w:fill="FFFFFF"/>
            <w:noWrap/>
            <w:vAlign w:val="center"/>
          </w:tcPr>
          <w:p w14:paraId="606E96E1" w14:textId="77777777" w:rsidR="00BB5948" w:rsidRPr="001D450F" w:rsidRDefault="00BB5948" w:rsidP="00305F9D">
            <w:pPr>
              <w:widowControl/>
              <w:jc w:val="center"/>
              <w:rPr>
                <w:rFonts w:cs="宋体"/>
                <w:kern w:val="0"/>
                <w:sz w:val="22"/>
              </w:rPr>
            </w:pPr>
            <w:r w:rsidRPr="001D450F">
              <w:rPr>
                <w:rFonts w:cs="宋体"/>
                <w:kern w:val="0"/>
                <w:sz w:val="22"/>
                <w:szCs w:val="22"/>
              </w:rPr>
              <w:t>5</w:t>
            </w:r>
          </w:p>
        </w:tc>
      </w:tr>
      <w:tr w:rsidR="00BB5948" w:rsidRPr="001D450F" w14:paraId="1260C81A" w14:textId="77777777" w:rsidTr="00305F9D">
        <w:trPr>
          <w:trHeight w:val="270"/>
        </w:trPr>
        <w:tc>
          <w:tcPr>
            <w:tcW w:w="900" w:type="dxa"/>
            <w:tcBorders>
              <w:top w:val="nil"/>
              <w:left w:val="single" w:sz="4" w:space="0" w:color="auto"/>
              <w:bottom w:val="single" w:sz="4" w:space="0" w:color="auto"/>
              <w:right w:val="single" w:sz="4" w:space="0" w:color="auto"/>
            </w:tcBorders>
            <w:shd w:val="clear" w:color="auto" w:fill="FFFFFF"/>
            <w:noWrap/>
            <w:vAlign w:val="center"/>
          </w:tcPr>
          <w:p w14:paraId="2C199BF0" w14:textId="77777777" w:rsidR="00BB5948" w:rsidRPr="001D450F" w:rsidRDefault="00BB5948" w:rsidP="00305F9D">
            <w:pPr>
              <w:widowControl/>
              <w:jc w:val="center"/>
              <w:rPr>
                <w:rFonts w:cs="宋体"/>
                <w:kern w:val="0"/>
                <w:sz w:val="22"/>
              </w:rPr>
            </w:pPr>
            <w:r w:rsidRPr="001D450F">
              <w:rPr>
                <w:rFonts w:cs="宋体"/>
                <w:kern w:val="0"/>
                <w:sz w:val="22"/>
                <w:szCs w:val="22"/>
              </w:rPr>
              <w:t>No 17</w:t>
            </w:r>
          </w:p>
        </w:tc>
        <w:tc>
          <w:tcPr>
            <w:tcW w:w="412" w:type="dxa"/>
            <w:tcBorders>
              <w:top w:val="nil"/>
              <w:left w:val="nil"/>
              <w:bottom w:val="single" w:sz="4" w:space="0" w:color="auto"/>
              <w:right w:val="single" w:sz="4" w:space="0" w:color="auto"/>
            </w:tcBorders>
            <w:shd w:val="clear" w:color="auto" w:fill="FFFFFF"/>
            <w:noWrap/>
            <w:vAlign w:val="center"/>
          </w:tcPr>
          <w:p w14:paraId="6D80050D" w14:textId="77777777" w:rsidR="00BB5948" w:rsidRPr="001D450F" w:rsidRDefault="00BB5948" w:rsidP="00305F9D">
            <w:pPr>
              <w:widowControl/>
              <w:jc w:val="center"/>
              <w:rPr>
                <w:rFonts w:cs="宋体"/>
                <w:kern w:val="0"/>
                <w:sz w:val="22"/>
              </w:rPr>
            </w:pPr>
            <w:r w:rsidRPr="001D450F">
              <w:rPr>
                <w:rFonts w:cs="宋体"/>
                <w:kern w:val="0"/>
                <w:sz w:val="22"/>
                <w:szCs w:val="22"/>
              </w:rPr>
              <w:t>M</w:t>
            </w:r>
          </w:p>
        </w:tc>
        <w:tc>
          <w:tcPr>
            <w:tcW w:w="440" w:type="dxa"/>
            <w:tcBorders>
              <w:top w:val="nil"/>
              <w:left w:val="nil"/>
              <w:bottom w:val="single" w:sz="4" w:space="0" w:color="auto"/>
              <w:right w:val="single" w:sz="4" w:space="0" w:color="auto"/>
            </w:tcBorders>
            <w:shd w:val="clear" w:color="auto" w:fill="FFFFFF"/>
            <w:noWrap/>
            <w:vAlign w:val="center"/>
          </w:tcPr>
          <w:p w14:paraId="634EACC5" w14:textId="77777777" w:rsidR="00BB5948" w:rsidRPr="001D450F" w:rsidRDefault="00BB5948" w:rsidP="00305F9D">
            <w:pPr>
              <w:widowControl/>
              <w:jc w:val="center"/>
              <w:rPr>
                <w:rFonts w:cs="宋体"/>
                <w:kern w:val="0"/>
                <w:sz w:val="22"/>
              </w:rPr>
            </w:pPr>
            <w:r w:rsidRPr="001D450F">
              <w:rPr>
                <w:rFonts w:cs="宋体"/>
                <w:kern w:val="0"/>
                <w:sz w:val="22"/>
                <w:szCs w:val="22"/>
              </w:rPr>
              <w:t>65</w:t>
            </w:r>
          </w:p>
        </w:tc>
        <w:tc>
          <w:tcPr>
            <w:tcW w:w="713" w:type="dxa"/>
            <w:tcBorders>
              <w:top w:val="nil"/>
              <w:left w:val="nil"/>
              <w:bottom w:val="single" w:sz="4" w:space="0" w:color="auto"/>
              <w:right w:val="single" w:sz="4" w:space="0" w:color="auto"/>
            </w:tcBorders>
            <w:shd w:val="clear" w:color="auto" w:fill="FFFFFF"/>
            <w:noWrap/>
            <w:vAlign w:val="center"/>
          </w:tcPr>
          <w:p w14:paraId="5C46F4E1" w14:textId="77777777" w:rsidR="00BB5948" w:rsidRPr="001D450F" w:rsidRDefault="00BB5948" w:rsidP="00305F9D">
            <w:pPr>
              <w:widowControl/>
              <w:jc w:val="center"/>
              <w:rPr>
                <w:rFonts w:cs="宋体"/>
                <w:kern w:val="0"/>
                <w:sz w:val="22"/>
              </w:rPr>
            </w:pPr>
            <w:r w:rsidRPr="001D450F">
              <w:rPr>
                <w:rFonts w:cs="宋体"/>
                <w:kern w:val="0"/>
                <w:sz w:val="22"/>
                <w:szCs w:val="22"/>
              </w:rPr>
              <w:t>10</w:t>
            </w:r>
          </w:p>
        </w:tc>
        <w:tc>
          <w:tcPr>
            <w:tcW w:w="688" w:type="dxa"/>
            <w:tcBorders>
              <w:top w:val="nil"/>
              <w:left w:val="nil"/>
              <w:bottom w:val="single" w:sz="4" w:space="0" w:color="auto"/>
              <w:right w:val="single" w:sz="4" w:space="0" w:color="auto"/>
            </w:tcBorders>
            <w:shd w:val="clear" w:color="auto" w:fill="FFFFFF"/>
            <w:noWrap/>
            <w:vAlign w:val="center"/>
          </w:tcPr>
          <w:p w14:paraId="292D4A7C" w14:textId="77777777" w:rsidR="00BB5948" w:rsidRPr="001D450F" w:rsidRDefault="00BB5948" w:rsidP="00305F9D">
            <w:pPr>
              <w:widowControl/>
              <w:jc w:val="center"/>
              <w:rPr>
                <w:rFonts w:cs="宋体"/>
                <w:kern w:val="0"/>
                <w:sz w:val="22"/>
              </w:rPr>
            </w:pPr>
            <w:r w:rsidRPr="001D450F">
              <w:rPr>
                <w:rFonts w:cs="宋体"/>
                <w:kern w:val="0"/>
                <w:sz w:val="22"/>
                <w:szCs w:val="22"/>
              </w:rPr>
              <w:t>24</w:t>
            </w:r>
          </w:p>
        </w:tc>
        <w:tc>
          <w:tcPr>
            <w:tcW w:w="919" w:type="dxa"/>
            <w:tcBorders>
              <w:top w:val="nil"/>
              <w:left w:val="nil"/>
              <w:bottom w:val="single" w:sz="4" w:space="0" w:color="auto"/>
              <w:right w:val="single" w:sz="4" w:space="0" w:color="auto"/>
            </w:tcBorders>
            <w:shd w:val="clear" w:color="auto" w:fill="FFFFFF"/>
            <w:noWrap/>
            <w:vAlign w:val="center"/>
          </w:tcPr>
          <w:p w14:paraId="498F3C5B" w14:textId="77777777" w:rsidR="00BB5948" w:rsidRPr="001D450F" w:rsidRDefault="00BB5948" w:rsidP="00305F9D">
            <w:pPr>
              <w:widowControl/>
              <w:jc w:val="center"/>
              <w:rPr>
                <w:rFonts w:cs="宋体"/>
                <w:kern w:val="0"/>
                <w:sz w:val="22"/>
              </w:rPr>
            </w:pPr>
            <w:r w:rsidRPr="001D450F">
              <w:rPr>
                <w:rFonts w:cs="宋体"/>
                <w:kern w:val="0"/>
                <w:sz w:val="22"/>
                <w:szCs w:val="22"/>
              </w:rPr>
              <w:t>3</w:t>
            </w:r>
          </w:p>
        </w:tc>
        <w:tc>
          <w:tcPr>
            <w:tcW w:w="900" w:type="dxa"/>
            <w:tcBorders>
              <w:top w:val="nil"/>
              <w:left w:val="nil"/>
              <w:bottom w:val="single" w:sz="4" w:space="0" w:color="auto"/>
              <w:right w:val="single" w:sz="4" w:space="0" w:color="auto"/>
            </w:tcBorders>
            <w:shd w:val="clear" w:color="auto" w:fill="FFFFFF"/>
            <w:noWrap/>
            <w:vAlign w:val="center"/>
          </w:tcPr>
          <w:p w14:paraId="170B4993" w14:textId="77777777" w:rsidR="00BB5948" w:rsidRPr="001D450F" w:rsidRDefault="00BB5948" w:rsidP="00305F9D">
            <w:pPr>
              <w:widowControl/>
              <w:jc w:val="center"/>
              <w:rPr>
                <w:rFonts w:cs="宋体"/>
                <w:kern w:val="0"/>
                <w:sz w:val="22"/>
              </w:rPr>
            </w:pPr>
            <w:r w:rsidRPr="001D450F">
              <w:rPr>
                <w:rFonts w:cs="宋体"/>
                <w:kern w:val="0"/>
                <w:sz w:val="22"/>
                <w:szCs w:val="22"/>
              </w:rPr>
              <w:t>24</w:t>
            </w:r>
          </w:p>
        </w:tc>
        <w:tc>
          <w:tcPr>
            <w:tcW w:w="720" w:type="dxa"/>
            <w:tcBorders>
              <w:top w:val="nil"/>
              <w:left w:val="nil"/>
              <w:bottom w:val="single" w:sz="4" w:space="0" w:color="auto"/>
              <w:right w:val="single" w:sz="4" w:space="0" w:color="auto"/>
            </w:tcBorders>
            <w:shd w:val="clear" w:color="auto" w:fill="FFFFFF"/>
            <w:noWrap/>
            <w:vAlign w:val="center"/>
          </w:tcPr>
          <w:p w14:paraId="27125010" w14:textId="77777777" w:rsidR="00BB5948" w:rsidRPr="001D450F" w:rsidRDefault="00BB5948" w:rsidP="00305F9D">
            <w:pPr>
              <w:widowControl/>
              <w:jc w:val="center"/>
              <w:rPr>
                <w:rFonts w:cs="宋体"/>
                <w:kern w:val="0"/>
                <w:sz w:val="22"/>
              </w:rPr>
            </w:pPr>
            <w:r w:rsidRPr="001D450F">
              <w:rPr>
                <w:rFonts w:cs="宋体"/>
                <w:kern w:val="0"/>
                <w:sz w:val="22"/>
                <w:szCs w:val="22"/>
              </w:rPr>
              <w:t>156</w:t>
            </w:r>
          </w:p>
        </w:tc>
        <w:tc>
          <w:tcPr>
            <w:tcW w:w="1080" w:type="dxa"/>
            <w:tcBorders>
              <w:top w:val="nil"/>
              <w:left w:val="nil"/>
              <w:bottom w:val="single" w:sz="4" w:space="0" w:color="auto"/>
              <w:right w:val="single" w:sz="4" w:space="0" w:color="auto"/>
            </w:tcBorders>
            <w:shd w:val="clear" w:color="auto" w:fill="FFFFFF"/>
            <w:noWrap/>
            <w:vAlign w:val="center"/>
          </w:tcPr>
          <w:p w14:paraId="0496507B" w14:textId="77777777" w:rsidR="00BB5948" w:rsidRPr="001D450F" w:rsidRDefault="00BB5948" w:rsidP="00305F9D">
            <w:pPr>
              <w:widowControl/>
              <w:jc w:val="center"/>
              <w:rPr>
                <w:rFonts w:cs="宋体"/>
                <w:kern w:val="0"/>
                <w:sz w:val="22"/>
              </w:rPr>
            </w:pPr>
            <w:r w:rsidRPr="001D450F">
              <w:rPr>
                <w:rFonts w:cs="宋体"/>
                <w:kern w:val="0"/>
                <w:sz w:val="22"/>
                <w:szCs w:val="22"/>
              </w:rPr>
              <w:t>14</w:t>
            </w:r>
          </w:p>
        </w:tc>
        <w:tc>
          <w:tcPr>
            <w:tcW w:w="794" w:type="dxa"/>
            <w:tcBorders>
              <w:top w:val="nil"/>
              <w:left w:val="nil"/>
              <w:bottom w:val="single" w:sz="4" w:space="0" w:color="auto"/>
              <w:right w:val="single" w:sz="4" w:space="0" w:color="auto"/>
            </w:tcBorders>
            <w:shd w:val="clear" w:color="auto" w:fill="FFFFFF"/>
            <w:noWrap/>
            <w:vAlign w:val="center"/>
          </w:tcPr>
          <w:p w14:paraId="159A29EC" w14:textId="77777777" w:rsidR="00BB5948" w:rsidRPr="001D450F" w:rsidRDefault="00BB5948" w:rsidP="00305F9D">
            <w:pPr>
              <w:widowControl/>
              <w:jc w:val="center"/>
              <w:rPr>
                <w:rFonts w:cs="宋体"/>
                <w:kern w:val="0"/>
                <w:sz w:val="22"/>
              </w:rPr>
            </w:pPr>
            <w:r w:rsidRPr="001D450F">
              <w:rPr>
                <w:rFonts w:cs="宋体"/>
                <w:kern w:val="0"/>
                <w:sz w:val="22"/>
                <w:szCs w:val="22"/>
              </w:rPr>
              <w:t>1.5</w:t>
            </w:r>
          </w:p>
        </w:tc>
        <w:tc>
          <w:tcPr>
            <w:tcW w:w="865" w:type="dxa"/>
            <w:tcBorders>
              <w:top w:val="nil"/>
              <w:left w:val="nil"/>
              <w:bottom w:val="single" w:sz="4" w:space="0" w:color="auto"/>
              <w:right w:val="single" w:sz="4" w:space="0" w:color="auto"/>
            </w:tcBorders>
            <w:shd w:val="clear" w:color="auto" w:fill="FFFFFF"/>
            <w:noWrap/>
            <w:vAlign w:val="center"/>
          </w:tcPr>
          <w:p w14:paraId="5646EECB" w14:textId="77777777" w:rsidR="00BB5948" w:rsidRPr="001D450F" w:rsidRDefault="00BB5948" w:rsidP="00305F9D">
            <w:pPr>
              <w:widowControl/>
              <w:jc w:val="center"/>
              <w:rPr>
                <w:rFonts w:cs="宋体"/>
                <w:kern w:val="0"/>
                <w:sz w:val="22"/>
              </w:rPr>
            </w:pPr>
            <w:r w:rsidRPr="001D450F">
              <w:rPr>
                <w:rFonts w:cs="宋体"/>
                <w:kern w:val="0"/>
                <w:sz w:val="22"/>
                <w:szCs w:val="22"/>
              </w:rPr>
              <w:t>2</w:t>
            </w:r>
          </w:p>
        </w:tc>
        <w:tc>
          <w:tcPr>
            <w:tcW w:w="1043" w:type="dxa"/>
            <w:tcBorders>
              <w:top w:val="nil"/>
              <w:left w:val="nil"/>
              <w:bottom w:val="single" w:sz="4" w:space="0" w:color="auto"/>
              <w:right w:val="single" w:sz="4" w:space="0" w:color="auto"/>
            </w:tcBorders>
            <w:shd w:val="clear" w:color="auto" w:fill="FFFFFF"/>
            <w:noWrap/>
            <w:vAlign w:val="center"/>
          </w:tcPr>
          <w:p w14:paraId="7A43B417" w14:textId="77777777" w:rsidR="00BB5948" w:rsidRPr="001D450F" w:rsidRDefault="00BB5948" w:rsidP="00305F9D">
            <w:pPr>
              <w:widowControl/>
              <w:jc w:val="center"/>
              <w:rPr>
                <w:rFonts w:cs="宋体"/>
                <w:kern w:val="0"/>
                <w:sz w:val="22"/>
              </w:rPr>
            </w:pPr>
            <w:r w:rsidRPr="001D450F">
              <w:rPr>
                <w:rFonts w:cs="宋体"/>
                <w:kern w:val="0"/>
                <w:sz w:val="22"/>
                <w:szCs w:val="22"/>
              </w:rPr>
              <w:t>10</w:t>
            </w:r>
          </w:p>
        </w:tc>
      </w:tr>
    </w:tbl>
    <w:p w14:paraId="25E936BC" w14:textId="77777777" w:rsidR="00BB5948" w:rsidRPr="001D450F" w:rsidRDefault="00BB5948" w:rsidP="00BB5948">
      <w:pPr>
        <w:spacing w:line="400" w:lineRule="exact"/>
        <w:ind w:firstLineChars="200" w:firstLine="480"/>
      </w:pPr>
      <w:r w:rsidRPr="001D450F">
        <w:rPr>
          <w:sz w:val="24"/>
        </w:rPr>
        <w:t>4</w:t>
      </w:r>
      <w:r w:rsidRPr="001D450F">
        <w:rPr>
          <w:rFonts w:hint="eastAsia"/>
          <w:sz w:val="24"/>
        </w:rPr>
        <w:t>例病人</w:t>
      </w:r>
      <w:r w:rsidRPr="001D450F">
        <w:rPr>
          <w:sz w:val="24"/>
        </w:rPr>
        <w:t>PET/MRI</w:t>
      </w:r>
      <w:r w:rsidRPr="001D450F">
        <w:rPr>
          <w:rFonts w:hint="eastAsia"/>
          <w:sz w:val="24"/>
        </w:rPr>
        <w:t>检查示额叶、顶叶、颞叶、枕叶、楔叶、海马、扣带回后部、脑干、丘脑、白质等无明显</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C]PIB</w:t>
      </w:r>
      <w:r w:rsidRPr="001D450F">
        <w:rPr>
          <w:rStyle w:val="a4"/>
          <w:rFonts w:cs="Arial" w:hint="eastAsia"/>
          <w:b w:val="0"/>
          <w:sz w:val="24"/>
        </w:rPr>
        <w:t>沉积，各脑区</w:t>
      </w:r>
      <w:r w:rsidRPr="001D450F">
        <w:rPr>
          <w:rFonts w:hint="eastAsia"/>
          <w:sz w:val="24"/>
        </w:rPr>
        <w:t>立体像素密度（</w:t>
      </w:r>
      <w:r w:rsidRPr="001D450F">
        <w:rPr>
          <w:sz w:val="24"/>
        </w:rPr>
        <w:t>voxel intensity</w:t>
      </w:r>
      <w:r w:rsidRPr="001D450F">
        <w:rPr>
          <w:rFonts w:hint="eastAsia"/>
          <w:sz w:val="24"/>
        </w:rPr>
        <w:t>，</w:t>
      </w:r>
      <w:r w:rsidRPr="001D450F">
        <w:rPr>
          <w:sz w:val="24"/>
        </w:rPr>
        <w:t>VI</w:t>
      </w:r>
      <w:r w:rsidRPr="001D450F">
        <w:rPr>
          <w:rFonts w:hint="eastAsia"/>
          <w:sz w:val="24"/>
        </w:rPr>
        <w:t>）值</w:t>
      </w:r>
      <w:r w:rsidRPr="001D450F">
        <w:rPr>
          <w:rStyle w:val="a4"/>
          <w:rFonts w:cs="Arial" w:hint="eastAsia"/>
          <w:b w:val="0"/>
          <w:sz w:val="24"/>
        </w:rPr>
        <w:t>见表</w:t>
      </w:r>
      <w:r w:rsidRPr="001D450F">
        <w:rPr>
          <w:rStyle w:val="a4"/>
          <w:rFonts w:cs="Arial"/>
          <w:b w:val="0"/>
          <w:sz w:val="24"/>
        </w:rPr>
        <w:t>3</w:t>
      </w:r>
      <w:r w:rsidRPr="001D450F">
        <w:rPr>
          <w:rStyle w:val="a4"/>
          <w:rFonts w:cs="Arial" w:hint="eastAsia"/>
          <w:b w:val="0"/>
          <w:sz w:val="24"/>
        </w:rPr>
        <w:t>，图</w:t>
      </w:r>
      <w:r w:rsidRPr="001D450F">
        <w:rPr>
          <w:rStyle w:val="a4"/>
          <w:rFonts w:cs="Arial"/>
          <w:b w:val="0"/>
          <w:sz w:val="24"/>
        </w:rPr>
        <w:t>6</w:t>
      </w:r>
      <w:r w:rsidRPr="001D450F">
        <w:rPr>
          <w:rStyle w:val="a4"/>
          <w:rFonts w:cs="Arial" w:hint="eastAsia"/>
          <w:b w:val="0"/>
          <w:sz w:val="24"/>
        </w:rPr>
        <w:t>。</w:t>
      </w:r>
    </w:p>
    <w:p w14:paraId="7EE580FE" w14:textId="77777777" w:rsidR="00BB5948" w:rsidRPr="001D450F" w:rsidRDefault="00BB5948" w:rsidP="0071387B">
      <w:pPr>
        <w:pStyle w:val="ad"/>
        <w:keepNext/>
        <w:spacing w:line="400" w:lineRule="exact"/>
        <w:jc w:val="center"/>
        <w:rPr>
          <w:rFonts w:ascii="Times New Roman" w:eastAsia="宋体" w:hAnsi="Times New Roman"/>
          <w:sz w:val="24"/>
        </w:rPr>
      </w:pPr>
      <w:r w:rsidRPr="001D450F">
        <w:rPr>
          <w:rFonts w:ascii="Times New Roman" w:eastAsia="宋体" w:hAnsi="Times New Roman" w:hint="eastAsia"/>
          <w:sz w:val="24"/>
        </w:rPr>
        <w:t>表</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3</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Fonts w:ascii="Times New Roman" w:eastAsia="宋体" w:hAnsi="Times New Roman"/>
          <w:sz w:val="24"/>
        </w:rPr>
        <w:t xml:space="preserve"> PET/MRI</w:t>
      </w:r>
      <w:r w:rsidRPr="001D450F">
        <w:rPr>
          <w:rFonts w:ascii="Times New Roman" w:eastAsia="宋体" w:hAnsi="Times New Roman" w:hint="eastAsia"/>
          <w:sz w:val="24"/>
        </w:rPr>
        <w:t>阴性病例各个脑区</w:t>
      </w:r>
      <w:r w:rsidRPr="001D450F">
        <w:rPr>
          <w:rFonts w:ascii="Times New Roman" w:eastAsia="宋体" w:hAnsi="Times New Roman"/>
          <w:sz w:val="24"/>
        </w:rPr>
        <w:t>VI</w:t>
      </w:r>
      <w:r w:rsidRPr="001D450F">
        <w:rPr>
          <w:rFonts w:ascii="Times New Roman" w:eastAsia="宋体" w:hAnsi="Times New Roman" w:hint="eastAsia"/>
          <w:sz w:val="24"/>
        </w:rPr>
        <w:t>值</w:t>
      </w:r>
      <w:r w:rsidRPr="001D450F">
        <w:rPr>
          <w:rFonts w:ascii="Times New Roman" w:eastAsia="宋体" w:hAnsi="Times New Roman" w:hint="eastAsia"/>
          <w:sz w:val="24"/>
          <w:szCs w:val="24"/>
        </w:rPr>
        <w:t>（</w:t>
      </w:r>
      <w:r w:rsidRPr="001D450F">
        <w:rPr>
          <w:rFonts w:ascii="Times New Roman" w:eastAsia="宋体" w:hAnsi="Times New Roman"/>
          <w:sz w:val="24"/>
          <w:szCs w:val="24"/>
        </w:rPr>
        <w:t>n=4, 69.8</w:t>
      </w:r>
      <w:r w:rsidRPr="001D450F">
        <w:rPr>
          <w:rFonts w:ascii="Times New Roman" w:eastAsia="宋体" w:hAnsi="Times New Roman" w:hint="eastAsia"/>
          <w:sz w:val="24"/>
          <w:szCs w:val="24"/>
        </w:rPr>
        <w:t>±</w:t>
      </w:r>
      <w:r w:rsidRPr="001D450F">
        <w:rPr>
          <w:rFonts w:ascii="Times New Roman" w:eastAsia="宋体" w:hAnsi="Times New Roman"/>
          <w:sz w:val="24"/>
          <w:szCs w:val="24"/>
        </w:rPr>
        <w:t>6.6</w:t>
      </w:r>
      <w:r w:rsidRPr="001D450F">
        <w:rPr>
          <w:rFonts w:ascii="Times New Roman" w:eastAsia="宋体" w:hAnsi="Times New Roman" w:hint="eastAsia"/>
          <w:sz w:val="24"/>
          <w:szCs w:val="24"/>
        </w:rPr>
        <w:t>（</w:t>
      </w:r>
      <w:r w:rsidRPr="001D450F">
        <w:rPr>
          <w:rFonts w:ascii="Times New Roman" w:eastAsia="宋体" w:hAnsi="Times New Roman"/>
          <w:sz w:val="24"/>
          <w:szCs w:val="24"/>
        </w:rPr>
        <w:t>y</w:t>
      </w:r>
      <w:r w:rsidRPr="001D450F">
        <w:rPr>
          <w:rFonts w:ascii="Times New Roman" w:eastAsia="宋体" w:hAnsi="Times New Roman" w:hint="eastAsia"/>
          <w:sz w:val="24"/>
          <w:szCs w:val="24"/>
        </w:rPr>
        <w:t>），</w:t>
      </w:r>
      <w:r w:rsidRPr="001D450F">
        <w:rPr>
          <w:rFonts w:ascii="Times New Roman" w:eastAsia="宋体" w:hAnsi="Times New Roman"/>
          <w:sz w:val="24"/>
          <w:szCs w:val="24"/>
        </w:rPr>
        <w:t>M/F=4/0</w:t>
      </w:r>
      <w:r w:rsidRPr="001D450F">
        <w:rPr>
          <w:rFonts w:ascii="Times New Roman" w:eastAsia="宋体" w:hAnsi="Times New Roman" w:hint="eastAsia"/>
          <w:sz w:val="24"/>
          <w:szCs w:val="24"/>
        </w:rPr>
        <w:t>）</w:t>
      </w:r>
    </w:p>
    <w:tbl>
      <w:tblPr>
        <w:tblW w:w="0" w:type="auto"/>
        <w:tblBorders>
          <w:top w:val="single" w:sz="4" w:space="0" w:color="auto"/>
          <w:bottom w:val="single" w:sz="4" w:space="0" w:color="auto"/>
        </w:tblBorders>
        <w:tblLook w:val="01E0" w:firstRow="1" w:lastRow="1" w:firstColumn="1" w:lastColumn="1" w:noHBand="0" w:noVBand="0"/>
      </w:tblPr>
      <w:tblGrid>
        <w:gridCol w:w="2518"/>
        <w:gridCol w:w="1936"/>
        <w:gridCol w:w="1926"/>
        <w:gridCol w:w="1926"/>
      </w:tblGrid>
      <w:tr w:rsidR="00BB5948" w:rsidRPr="001D450F" w14:paraId="09D753BA" w14:textId="77777777" w:rsidTr="00305F9D">
        <w:trPr>
          <w:trHeight w:val="311"/>
          <w:tblHeader/>
        </w:trPr>
        <w:tc>
          <w:tcPr>
            <w:tcW w:w="2518" w:type="dxa"/>
            <w:tcBorders>
              <w:top w:val="single" w:sz="4" w:space="0" w:color="auto"/>
              <w:bottom w:val="single" w:sz="4" w:space="0" w:color="auto"/>
              <w:tl2br w:val="single" w:sz="4" w:space="0" w:color="auto"/>
            </w:tcBorders>
          </w:tcPr>
          <w:p w14:paraId="4592810A" w14:textId="77777777" w:rsidR="00BB5948" w:rsidRPr="001D450F" w:rsidRDefault="00BB5948" w:rsidP="00305F9D">
            <w:r w:rsidRPr="001D450F">
              <w:t xml:space="preserve">               </w:t>
            </w:r>
            <w:r w:rsidRPr="001D450F">
              <w:rPr>
                <w:rFonts w:hint="eastAsia"/>
              </w:rPr>
              <w:t>分组</w:t>
            </w:r>
          </w:p>
          <w:p w14:paraId="206D44B6" w14:textId="77777777" w:rsidR="00BB5948" w:rsidRPr="001D450F" w:rsidRDefault="00BB5948" w:rsidP="007C69C8">
            <w:pPr>
              <w:ind w:firstLineChars="200" w:firstLine="420"/>
            </w:pPr>
            <w:r w:rsidRPr="001D450F">
              <w:rPr>
                <w:rFonts w:hint="eastAsia"/>
              </w:rPr>
              <w:t>部位</w:t>
            </w:r>
          </w:p>
        </w:tc>
        <w:tc>
          <w:tcPr>
            <w:tcW w:w="1936" w:type="dxa"/>
            <w:tcBorders>
              <w:top w:val="single" w:sz="4" w:space="0" w:color="auto"/>
              <w:bottom w:val="single" w:sz="4" w:space="0" w:color="auto"/>
            </w:tcBorders>
          </w:tcPr>
          <w:p w14:paraId="1AF1B90F" w14:textId="77777777" w:rsidR="00BB5948" w:rsidRPr="001D450F" w:rsidRDefault="00BB5948" w:rsidP="00305F9D">
            <w:pPr>
              <w:jc w:val="center"/>
            </w:pPr>
            <w:r w:rsidRPr="001D450F">
              <w:t>VI</w:t>
            </w:r>
            <w:r w:rsidRPr="001D450F">
              <w:rPr>
                <w:rFonts w:hint="eastAsia"/>
              </w:rPr>
              <w:t>（均值±标准差）</w:t>
            </w:r>
          </w:p>
          <w:p w14:paraId="46553E1B" w14:textId="77777777" w:rsidR="00BB5948" w:rsidRPr="001D450F" w:rsidRDefault="00BB5948" w:rsidP="00305F9D">
            <w:pPr>
              <w:jc w:val="center"/>
            </w:pPr>
            <w:r w:rsidRPr="001D450F">
              <w:rPr>
                <w:rFonts w:hint="eastAsia"/>
              </w:rPr>
              <w:t>左侧</w:t>
            </w:r>
          </w:p>
        </w:tc>
        <w:tc>
          <w:tcPr>
            <w:tcW w:w="0" w:type="auto"/>
            <w:tcBorders>
              <w:top w:val="single" w:sz="4" w:space="0" w:color="auto"/>
              <w:bottom w:val="single" w:sz="4" w:space="0" w:color="auto"/>
            </w:tcBorders>
          </w:tcPr>
          <w:p w14:paraId="4F3C5A7D" w14:textId="77777777" w:rsidR="00BB5948" w:rsidRPr="001D450F" w:rsidRDefault="00BB5948" w:rsidP="00305F9D">
            <w:pPr>
              <w:jc w:val="center"/>
            </w:pPr>
            <w:r w:rsidRPr="001D450F">
              <w:t>VI</w:t>
            </w:r>
            <w:r w:rsidRPr="001D450F">
              <w:rPr>
                <w:rFonts w:hint="eastAsia"/>
              </w:rPr>
              <w:t>（均值±标准差）</w:t>
            </w:r>
          </w:p>
          <w:p w14:paraId="59684E97" w14:textId="77777777" w:rsidR="00BB5948" w:rsidRPr="001D450F" w:rsidRDefault="00BB5948" w:rsidP="00305F9D">
            <w:pPr>
              <w:jc w:val="center"/>
            </w:pPr>
            <w:r w:rsidRPr="001D450F">
              <w:rPr>
                <w:rFonts w:hint="eastAsia"/>
              </w:rPr>
              <w:t>右侧</w:t>
            </w:r>
          </w:p>
        </w:tc>
        <w:tc>
          <w:tcPr>
            <w:tcW w:w="0" w:type="auto"/>
            <w:tcBorders>
              <w:top w:val="single" w:sz="4" w:space="0" w:color="auto"/>
              <w:bottom w:val="single" w:sz="4" w:space="0" w:color="auto"/>
            </w:tcBorders>
          </w:tcPr>
          <w:p w14:paraId="119BE740" w14:textId="77777777" w:rsidR="00BB5948" w:rsidRPr="001D450F" w:rsidRDefault="00BB5948" w:rsidP="00305F9D">
            <w:pPr>
              <w:jc w:val="center"/>
            </w:pPr>
            <w:r w:rsidRPr="001D450F">
              <w:t>VI</w:t>
            </w:r>
            <w:r w:rsidRPr="001D450F">
              <w:rPr>
                <w:rFonts w:hint="eastAsia"/>
              </w:rPr>
              <w:t>（均值±标准差）</w:t>
            </w:r>
          </w:p>
          <w:p w14:paraId="25034769" w14:textId="77777777" w:rsidR="00BB5948" w:rsidRPr="001D450F" w:rsidRDefault="00BB5948" w:rsidP="00305F9D">
            <w:pPr>
              <w:jc w:val="center"/>
            </w:pPr>
            <w:r w:rsidRPr="001D450F">
              <w:rPr>
                <w:rFonts w:hint="eastAsia"/>
              </w:rPr>
              <w:t>双侧</w:t>
            </w:r>
          </w:p>
        </w:tc>
      </w:tr>
      <w:tr w:rsidR="00BB5948" w:rsidRPr="001D450F" w14:paraId="7D8D8BDC" w14:textId="77777777" w:rsidTr="00305F9D">
        <w:tc>
          <w:tcPr>
            <w:tcW w:w="2518" w:type="dxa"/>
            <w:tcBorders>
              <w:top w:val="single" w:sz="4" w:space="0" w:color="auto"/>
            </w:tcBorders>
          </w:tcPr>
          <w:p w14:paraId="24B3AC1D"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额中回</w:t>
            </w:r>
          </w:p>
        </w:tc>
        <w:tc>
          <w:tcPr>
            <w:tcW w:w="1936" w:type="dxa"/>
            <w:tcBorders>
              <w:top w:val="single" w:sz="4" w:space="0" w:color="auto"/>
            </w:tcBorders>
          </w:tcPr>
          <w:p w14:paraId="1BDE8817" w14:textId="77777777" w:rsidR="00BB5948" w:rsidRPr="001D450F" w:rsidRDefault="00BB5948" w:rsidP="00305F9D">
            <w:pPr>
              <w:jc w:val="center"/>
              <w:rPr>
                <w:rFonts w:cs="宋体"/>
              </w:rPr>
            </w:pPr>
            <w:r w:rsidRPr="001D450F">
              <w:t>1.10</w:t>
            </w:r>
            <w:r w:rsidRPr="001D450F">
              <w:rPr>
                <w:rFonts w:hint="eastAsia"/>
              </w:rPr>
              <w:t>±</w:t>
            </w:r>
            <w:r w:rsidRPr="001D450F">
              <w:t>0.04</w:t>
            </w:r>
          </w:p>
        </w:tc>
        <w:tc>
          <w:tcPr>
            <w:tcW w:w="0" w:type="auto"/>
            <w:tcBorders>
              <w:top w:val="single" w:sz="4" w:space="0" w:color="auto"/>
            </w:tcBorders>
          </w:tcPr>
          <w:p w14:paraId="43178CA2" w14:textId="77777777" w:rsidR="00BB5948" w:rsidRPr="001D450F" w:rsidRDefault="00BB5948" w:rsidP="00305F9D">
            <w:pPr>
              <w:jc w:val="center"/>
              <w:rPr>
                <w:rFonts w:cs="宋体"/>
              </w:rPr>
            </w:pPr>
            <w:r w:rsidRPr="001D450F">
              <w:t>1.14</w:t>
            </w:r>
            <w:r w:rsidRPr="001D450F">
              <w:rPr>
                <w:rFonts w:hint="eastAsia"/>
              </w:rPr>
              <w:t>±</w:t>
            </w:r>
            <w:r w:rsidRPr="001D450F">
              <w:t>0.05</w:t>
            </w:r>
          </w:p>
        </w:tc>
        <w:tc>
          <w:tcPr>
            <w:tcW w:w="0" w:type="auto"/>
            <w:tcBorders>
              <w:top w:val="single" w:sz="4" w:space="0" w:color="auto"/>
            </w:tcBorders>
          </w:tcPr>
          <w:p w14:paraId="797AF81E" w14:textId="77777777" w:rsidR="00BB5948" w:rsidRPr="001D450F" w:rsidRDefault="00BB5948" w:rsidP="00305F9D">
            <w:pPr>
              <w:jc w:val="center"/>
              <w:rPr>
                <w:rFonts w:cs="宋体"/>
              </w:rPr>
            </w:pPr>
            <w:r w:rsidRPr="001D450F">
              <w:t>1.12</w:t>
            </w:r>
            <w:r w:rsidRPr="001D450F">
              <w:rPr>
                <w:rFonts w:hint="eastAsia"/>
              </w:rPr>
              <w:t>±</w:t>
            </w:r>
            <w:r w:rsidRPr="001D450F">
              <w:t>0.05</w:t>
            </w:r>
          </w:p>
        </w:tc>
      </w:tr>
      <w:tr w:rsidR="00BB5948" w:rsidRPr="001D450F" w14:paraId="0015E3AF" w14:textId="77777777" w:rsidTr="00305F9D">
        <w:tc>
          <w:tcPr>
            <w:tcW w:w="2518" w:type="dxa"/>
          </w:tcPr>
          <w:p w14:paraId="3A3B6597"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中央前回</w:t>
            </w:r>
          </w:p>
        </w:tc>
        <w:tc>
          <w:tcPr>
            <w:tcW w:w="1936" w:type="dxa"/>
          </w:tcPr>
          <w:p w14:paraId="13B536A3" w14:textId="77777777" w:rsidR="00BB5948" w:rsidRPr="001D450F" w:rsidRDefault="00BB5948" w:rsidP="00305F9D">
            <w:pPr>
              <w:jc w:val="center"/>
              <w:rPr>
                <w:rFonts w:cs="宋体"/>
              </w:rPr>
            </w:pPr>
            <w:r w:rsidRPr="001D450F">
              <w:t>1.14</w:t>
            </w:r>
            <w:r w:rsidRPr="001D450F">
              <w:rPr>
                <w:rFonts w:hint="eastAsia"/>
              </w:rPr>
              <w:t>±</w:t>
            </w:r>
            <w:r w:rsidRPr="001D450F">
              <w:t>0.06</w:t>
            </w:r>
          </w:p>
        </w:tc>
        <w:tc>
          <w:tcPr>
            <w:tcW w:w="0" w:type="auto"/>
          </w:tcPr>
          <w:p w14:paraId="29FDCA75" w14:textId="77777777" w:rsidR="00BB5948" w:rsidRPr="001D450F" w:rsidRDefault="00BB5948" w:rsidP="00305F9D">
            <w:pPr>
              <w:jc w:val="center"/>
              <w:rPr>
                <w:rFonts w:cs="宋体"/>
              </w:rPr>
            </w:pPr>
            <w:r w:rsidRPr="001D450F">
              <w:t>1.14</w:t>
            </w:r>
            <w:r w:rsidRPr="001D450F">
              <w:rPr>
                <w:rFonts w:hint="eastAsia"/>
              </w:rPr>
              <w:t>±</w:t>
            </w:r>
            <w:r w:rsidRPr="001D450F">
              <w:t>0.07</w:t>
            </w:r>
          </w:p>
        </w:tc>
        <w:tc>
          <w:tcPr>
            <w:tcW w:w="0" w:type="auto"/>
          </w:tcPr>
          <w:p w14:paraId="084CA9AC" w14:textId="77777777" w:rsidR="00BB5948" w:rsidRPr="001D450F" w:rsidRDefault="00BB5948" w:rsidP="00305F9D">
            <w:pPr>
              <w:jc w:val="center"/>
              <w:rPr>
                <w:rFonts w:cs="宋体"/>
              </w:rPr>
            </w:pPr>
            <w:r w:rsidRPr="001D450F">
              <w:t>1.14</w:t>
            </w:r>
            <w:r w:rsidRPr="001D450F">
              <w:rPr>
                <w:rFonts w:hint="eastAsia"/>
              </w:rPr>
              <w:t>±</w:t>
            </w:r>
            <w:r w:rsidRPr="001D450F">
              <w:t>0.06</w:t>
            </w:r>
          </w:p>
        </w:tc>
      </w:tr>
      <w:tr w:rsidR="00BB5948" w:rsidRPr="001D450F" w14:paraId="39C5C5F4" w14:textId="77777777" w:rsidTr="00305F9D">
        <w:tc>
          <w:tcPr>
            <w:tcW w:w="2518" w:type="dxa"/>
          </w:tcPr>
          <w:p w14:paraId="62CC6CE4"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直回</w:t>
            </w:r>
          </w:p>
        </w:tc>
        <w:tc>
          <w:tcPr>
            <w:tcW w:w="1936" w:type="dxa"/>
          </w:tcPr>
          <w:p w14:paraId="577A4922" w14:textId="77777777" w:rsidR="00BB5948" w:rsidRPr="001D450F" w:rsidRDefault="00BB5948" w:rsidP="00305F9D">
            <w:pPr>
              <w:jc w:val="center"/>
              <w:rPr>
                <w:rFonts w:cs="宋体"/>
              </w:rPr>
            </w:pPr>
            <w:r w:rsidRPr="001D450F">
              <w:t>1.05</w:t>
            </w:r>
            <w:r w:rsidRPr="001D450F">
              <w:rPr>
                <w:rFonts w:hint="eastAsia"/>
              </w:rPr>
              <w:t>±</w:t>
            </w:r>
            <w:r w:rsidRPr="001D450F">
              <w:t>0.02</w:t>
            </w:r>
          </w:p>
        </w:tc>
        <w:tc>
          <w:tcPr>
            <w:tcW w:w="0" w:type="auto"/>
          </w:tcPr>
          <w:p w14:paraId="095490D2" w14:textId="77777777" w:rsidR="00BB5948" w:rsidRPr="001D450F" w:rsidRDefault="00BB5948" w:rsidP="00305F9D">
            <w:pPr>
              <w:jc w:val="center"/>
              <w:rPr>
                <w:rFonts w:cs="宋体"/>
              </w:rPr>
            </w:pPr>
            <w:r w:rsidRPr="001D450F">
              <w:t>1.01</w:t>
            </w:r>
            <w:r w:rsidRPr="001D450F">
              <w:rPr>
                <w:rFonts w:hint="eastAsia"/>
              </w:rPr>
              <w:t>±</w:t>
            </w:r>
            <w:r w:rsidRPr="001D450F">
              <w:t>0.05</w:t>
            </w:r>
          </w:p>
        </w:tc>
        <w:tc>
          <w:tcPr>
            <w:tcW w:w="0" w:type="auto"/>
          </w:tcPr>
          <w:p w14:paraId="0C44783F" w14:textId="77777777" w:rsidR="00BB5948" w:rsidRPr="001D450F" w:rsidRDefault="00BB5948" w:rsidP="00305F9D">
            <w:pPr>
              <w:jc w:val="center"/>
              <w:rPr>
                <w:rFonts w:cs="宋体"/>
              </w:rPr>
            </w:pPr>
            <w:r w:rsidRPr="001D450F">
              <w:t>1.03</w:t>
            </w:r>
            <w:r w:rsidRPr="001D450F">
              <w:rPr>
                <w:rFonts w:hint="eastAsia"/>
              </w:rPr>
              <w:t>±</w:t>
            </w:r>
            <w:r w:rsidRPr="001D450F">
              <w:t>0.04</w:t>
            </w:r>
          </w:p>
        </w:tc>
      </w:tr>
      <w:tr w:rsidR="00BB5948" w:rsidRPr="001D450F" w14:paraId="555D8104" w14:textId="77777777" w:rsidTr="00305F9D">
        <w:tc>
          <w:tcPr>
            <w:tcW w:w="2518" w:type="dxa"/>
          </w:tcPr>
          <w:p w14:paraId="7347FCE7"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眶前回</w:t>
            </w:r>
          </w:p>
        </w:tc>
        <w:tc>
          <w:tcPr>
            <w:tcW w:w="1936" w:type="dxa"/>
          </w:tcPr>
          <w:p w14:paraId="2BBE0CE6" w14:textId="77777777" w:rsidR="00BB5948" w:rsidRPr="001D450F" w:rsidRDefault="00BB5948" w:rsidP="00305F9D">
            <w:pPr>
              <w:jc w:val="center"/>
              <w:rPr>
                <w:rFonts w:cs="宋体"/>
              </w:rPr>
            </w:pPr>
            <w:r w:rsidRPr="001D450F">
              <w:t>1.20</w:t>
            </w:r>
            <w:r w:rsidRPr="001D450F">
              <w:rPr>
                <w:rFonts w:hint="eastAsia"/>
              </w:rPr>
              <w:t>±</w:t>
            </w:r>
            <w:r w:rsidRPr="001D450F">
              <w:t>0.11</w:t>
            </w:r>
          </w:p>
        </w:tc>
        <w:tc>
          <w:tcPr>
            <w:tcW w:w="0" w:type="auto"/>
          </w:tcPr>
          <w:p w14:paraId="3501AB72" w14:textId="77777777" w:rsidR="00BB5948" w:rsidRPr="001D450F" w:rsidRDefault="00BB5948" w:rsidP="00305F9D">
            <w:pPr>
              <w:jc w:val="center"/>
              <w:rPr>
                <w:rFonts w:cs="宋体"/>
              </w:rPr>
            </w:pPr>
            <w:r w:rsidRPr="001D450F">
              <w:t>1.20</w:t>
            </w:r>
            <w:r w:rsidRPr="001D450F">
              <w:rPr>
                <w:rFonts w:hint="eastAsia"/>
              </w:rPr>
              <w:t>±</w:t>
            </w:r>
            <w:r w:rsidRPr="001D450F">
              <w:t>0.09</w:t>
            </w:r>
          </w:p>
        </w:tc>
        <w:tc>
          <w:tcPr>
            <w:tcW w:w="0" w:type="auto"/>
          </w:tcPr>
          <w:p w14:paraId="1C1B10BA" w14:textId="77777777" w:rsidR="00BB5948" w:rsidRPr="001D450F" w:rsidRDefault="00BB5948" w:rsidP="00305F9D">
            <w:pPr>
              <w:jc w:val="center"/>
              <w:rPr>
                <w:rFonts w:cs="宋体"/>
              </w:rPr>
            </w:pPr>
            <w:r w:rsidRPr="001D450F">
              <w:t>1.20</w:t>
            </w:r>
            <w:r w:rsidRPr="001D450F">
              <w:rPr>
                <w:rFonts w:hint="eastAsia"/>
              </w:rPr>
              <w:t>±</w:t>
            </w:r>
            <w:r w:rsidRPr="001D450F">
              <w:t>0.09</w:t>
            </w:r>
          </w:p>
        </w:tc>
      </w:tr>
      <w:tr w:rsidR="00BB5948" w:rsidRPr="001D450F" w14:paraId="65C46B94" w14:textId="77777777" w:rsidTr="00305F9D">
        <w:tc>
          <w:tcPr>
            <w:tcW w:w="2518" w:type="dxa"/>
          </w:tcPr>
          <w:p w14:paraId="7F2B614C"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额下回</w:t>
            </w:r>
          </w:p>
        </w:tc>
        <w:tc>
          <w:tcPr>
            <w:tcW w:w="1936" w:type="dxa"/>
          </w:tcPr>
          <w:p w14:paraId="3E40A190" w14:textId="77777777" w:rsidR="00BB5948" w:rsidRPr="001D450F" w:rsidRDefault="00BB5948" w:rsidP="00305F9D">
            <w:pPr>
              <w:jc w:val="center"/>
              <w:rPr>
                <w:rFonts w:cs="宋体"/>
              </w:rPr>
            </w:pPr>
            <w:r w:rsidRPr="001D450F">
              <w:t>1.10</w:t>
            </w:r>
            <w:r w:rsidRPr="001D450F">
              <w:rPr>
                <w:rFonts w:hint="eastAsia"/>
              </w:rPr>
              <w:t>±</w:t>
            </w:r>
            <w:r w:rsidRPr="001D450F">
              <w:t>0.06</w:t>
            </w:r>
          </w:p>
        </w:tc>
        <w:tc>
          <w:tcPr>
            <w:tcW w:w="0" w:type="auto"/>
          </w:tcPr>
          <w:p w14:paraId="5082DC04" w14:textId="77777777" w:rsidR="00BB5948" w:rsidRPr="001D450F" w:rsidRDefault="00BB5948" w:rsidP="00305F9D">
            <w:pPr>
              <w:jc w:val="center"/>
              <w:rPr>
                <w:rFonts w:cs="宋体"/>
              </w:rPr>
            </w:pPr>
            <w:r w:rsidRPr="001D450F">
              <w:t>1.18</w:t>
            </w:r>
            <w:r w:rsidRPr="001D450F">
              <w:rPr>
                <w:rFonts w:hint="eastAsia"/>
              </w:rPr>
              <w:t>±</w:t>
            </w:r>
            <w:r w:rsidRPr="001D450F">
              <w:t>0.08</w:t>
            </w:r>
          </w:p>
        </w:tc>
        <w:tc>
          <w:tcPr>
            <w:tcW w:w="0" w:type="auto"/>
          </w:tcPr>
          <w:p w14:paraId="473F62F7" w14:textId="77777777" w:rsidR="00BB5948" w:rsidRPr="001D450F" w:rsidRDefault="00BB5948" w:rsidP="00305F9D">
            <w:pPr>
              <w:jc w:val="center"/>
              <w:rPr>
                <w:rFonts w:cs="宋体"/>
              </w:rPr>
            </w:pPr>
            <w:r w:rsidRPr="001D450F">
              <w:t>1.14</w:t>
            </w:r>
            <w:r w:rsidRPr="001D450F">
              <w:rPr>
                <w:rFonts w:hint="eastAsia"/>
              </w:rPr>
              <w:t>±</w:t>
            </w:r>
            <w:r w:rsidRPr="001D450F">
              <w:t>0.08</w:t>
            </w:r>
          </w:p>
        </w:tc>
      </w:tr>
      <w:tr w:rsidR="00BB5948" w:rsidRPr="001D450F" w14:paraId="73600E23" w14:textId="77777777" w:rsidTr="00305F9D">
        <w:tc>
          <w:tcPr>
            <w:tcW w:w="2518" w:type="dxa"/>
          </w:tcPr>
          <w:p w14:paraId="3B600267"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额上回</w:t>
            </w:r>
          </w:p>
        </w:tc>
        <w:tc>
          <w:tcPr>
            <w:tcW w:w="1936" w:type="dxa"/>
          </w:tcPr>
          <w:p w14:paraId="6D490A00" w14:textId="77777777" w:rsidR="00BB5948" w:rsidRPr="001D450F" w:rsidRDefault="00BB5948" w:rsidP="00305F9D">
            <w:pPr>
              <w:jc w:val="center"/>
              <w:rPr>
                <w:rFonts w:cs="宋体"/>
              </w:rPr>
            </w:pPr>
            <w:r w:rsidRPr="001D450F">
              <w:t>1.13</w:t>
            </w:r>
            <w:r w:rsidRPr="001D450F">
              <w:rPr>
                <w:rFonts w:hint="eastAsia"/>
              </w:rPr>
              <w:t>±</w:t>
            </w:r>
            <w:r w:rsidRPr="001D450F">
              <w:t>0.11</w:t>
            </w:r>
          </w:p>
        </w:tc>
        <w:tc>
          <w:tcPr>
            <w:tcW w:w="0" w:type="auto"/>
          </w:tcPr>
          <w:p w14:paraId="26118103" w14:textId="77777777" w:rsidR="00BB5948" w:rsidRPr="001D450F" w:rsidRDefault="00BB5948" w:rsidP="00305F9D">
            <w:pPr>
              <w:jc w:val="center"/>
              <w:rPr>
                <w:rFonts w:cs="宋体"/>
              </w:rPr>
            </w:pPr>
            <w:r w:rsidRPr="001D450F">
              <w:t>1.06</w:t>
            </w:r>
            <w:r w:rsidRPr="001D450F">
              <w:rPr>
                <w:rFonts w:hint="eastAsia"/>
              </w:rPr>
              <w:t>±</w:t>
            </w:r>
            <w:r w:rsidRPr="001D450F">
              <w:t>0.03</w:t>
            </w:r>
          </w:p>
        </w:tc>
        <w:tc>
          <w:tcPr>
            <w:tcW w:w="0" w:type="auto"/>
          </w:tcPr>
          <w:p w14:paraId="088F0FDC" w14:textId="77777777" w:rsidR="00BB5948" w:rsidRPr="001D450F" w:rsidRDefault="00BB5948" w:rsidP="00305F9D">
            <w:pPr>
              <w:jc w:val="center"/>
              <w:rPr>
                <w:rFonts w:cs="宋体"/>
              </w:rPr>
            </w:pPr>
            <w:r w:rsidRPr="001D450F">
              <w:t>1.10</w:t>
            </w:r>
            <w:r w:rsidRPr="001D450F">
              <w:rPr>
                <w:rFonts w:hint="eastAsia"/>
              </w:rPr>
              <w:t>±</w:t>
            </w:r>
            <w:r w:rsidRPr="001D450F">
              <w:t>0.08</w:t>
            </w:r>
          </w:p>
        </w:tc>
      </w:tr>
      <w:tr w:rsidR="00BB5948" w:rsidRPr="001D450F" w14:paraId="779C9AF0" w14:textId="77777777" w:rsidTr="00305F9D">
        <w:tc>
          <w:tcPr>
            <w:tcW w:w="2518" w:type="dxa"/>
          </w:tcPr>
          <w:p w14:paraId="470B3CCA" w14:textId="77777777" w:rsidR="00BB5948" w:rsidRPr="001D450F" w:rsidRDefault="00BB5948" w:rsidP="00305F9D">
            <w:pPr>
              <w:jc w:val="center"/>
              <w:rPr>
                <w:rFonts w:cs="宋体"/>
              </w:rPr>
            </w:pPr>
            <w:r w:rsidRPr="001D450F">
              <w:rPr>
                <w:rFonts w:hint="eastAsia"/>
              </w:rPr>
              <w:lastRenderedPageBreak/>
              <w:t>额叶</w:t>
            </w:r>
            <w:r w:rsidRPr="001D450F">
              <w:t>-</w:t>
            </w:r>
            <w:r w:rsidRPr="001D450F">
              <w:rPr>
                <w:rFonts w:hint="eastAsia"/>
              </w:rPr>
              <w:t>眶内回</w:t>
            </w:r>
          </w:p>
        </w:tc>
        <w:tc>
          <w:tcPr>
            <w:tcW w:w="1936" w:type="dxa"/>
          </w:tcPr>
          <w:p w14:paraId="1527F6C4" w14:textId="77777777" w:rsidR="00BB5948" w:rsidRPr="001D450F" w:rsidRDefault="00BB5948" w:rsidP="00305F9D">
            <w:pPr>
              <w:jc w:val="center"/>
              <w:rPr>
                <w:rFonts w:cs="宋体"/>
              </w:rPr>
            </w:pPr>
            <w:r w:rsidRPr="001D450F">
              <w:t>1.14</w:t>
            </w:r>
            <w:r w:rsidRPr="001D450F">
              <w:rPr>
                <w:rFonts w:hint="eastAsia"/>
              </w:rPr>
              <w:t>±</w:t>
            </w:r>
            <w:r w:rsidRPr="001D450F">
              <w:t>0.06</w:t>
            </w:r>
          </w:p>
        </w:tc>
        <w:tc>
          <w:tcPr>
            <w:tcW w:w="0" w:type="auto"/>
          </w:tcPr>
          <w:p w14:paraId="39326777" w14:textId="77777777" w:rsidR="00BB5948" w:rsidRPr="001D450F" w:rsidRDefault="00BB5948" w:rsidP="00305F9D">
            <w:pPr>
              <w:jc w:val="center"/>
              <w:rPr>
                <w:rFonts w:cs="宋体"/>
              </w:rPr>
            </w:pPr>
            <w:r w:rsidRPr="001D450F">
              <w:t>1.09</w:t>
            </w:r>
            <w:r w:rsidRPr="001D450F">
              <w:rPr>
                <w:rFonts w:hint="eastAsia"/>
              </w:rPr>
              <w:t>±</w:t>
            </w:r>
            <w:r w:rsidRPr="001D450F">
              <w:t>0.07</w:t>
            </w:r>
          </w:p>
        </w:tc>
        <w:tc>
          <w:tcPr>
            <w:tcW w:w="0" w:type="auto"/>
          </w:tcPr>
          <w:p w14:paraId="5DB804CA" w14:textId="77777777" w:rsidR="00BB5948" w:rsidRPr="001D450F" w:rsidRDefault="00BB5948" w:rsidP="00305F9D">
            <w:pPr>
              <w:jc w:val="center"/>
              <w:rPr>
                <w:rFonts w:cs="宋体"/>
              </w:rPr>
            </w:pPr>
            <w:r w:rsidRPr="001D450F">
              <w:t>1.11</w:t>
            </w:r>
            <w:r w:rsidRPr="001D450F">
              <w:rPr>
                <w:rFonts w:hint="eastAsia"/>
              </w:rPr>
              <w:t>±</w:t>
            </w:r>
            <w:r w:rsidRPr="001D450F">
              <w:t>0.06</w:t>
            </w:r>
          </w:p>
        </w:tc>
      </w:tr>
      <w:tr w:rsidR="00BB5948" w:rsidRPr="001D450F" w14:paraId="439D5857" w14:textId="77777777" w:rsidTr="00305F9D">
        <w:tc>
          <w:tcPr>
            <w:tcW w:w="2518" w:type="dxa"/>
          </w:tcPr>
          <w:p w14:paraId="4DF0D60F"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眶外回</w:t>
            </w:r>
          </w:p>
        </w:tc>
        <w:tc>
          <w:tcPr>
            <w:tcW w:w="1936" w:type="dxa"/>
          </w:tcPr>
          <w:p w14:paraId="2B50D471" w14:textId="77777777" w:rsidR="00BB5948" w:rsidRPr="001D450F" w:rsidRDefault="00BB5948" w:rsidP="00305F9D">
            <w:pPr>
              <w:jc w:val="center"/>
              <w:rPr>
                <w:rFonts w:cs="宋体"/>
              </w:rPr>
            </w:pPr>
            <w:r w:rsidRPr="001D450F">
              <w:t>1.10</w:t>
            </w:r>
            <w:r w:rsidRPr="001D450F">
              <w:rPr>
                <w:rFonts w:hint="eastAsia"/>
              </w:rPr>
              <w:t>±</w:t>
            </w:r>
            <w:r w:rsidRPr="001D450F">
              <w:t>0.05</w:t>
            </w:r>
          </w:p>
        </w:tc>
        <w:tc>
          <w:tcPr>
            <w:tcW w:w="0" w:type="auto"/>
          </w:tcPr>
          <w:p w14:paraId="56F2C878" w14:textId="77777777" w:rsidR="00BB5948" w:rsidRPr="001D450F" w:rsidRDefault="00BB5948" w:rsidP="00305F9D">
            <w:pPr>
              <w:jc w:val="center"/>
              <w:rPr>
                <w:rFonts w:cs="宋体"/>
              </w:rPr>
            </w:pPr>
            <w:r w:rsidRPr="001D450F">
              <w:t>1.14</w:t>
            </w:r>
            <w:r w:rsidRPr="001D450F">
              <w:rPr>
                <w:rFonts w:hint="eastAsia"/>
              </w:rPr>
              <w:t>±</w:t>
            </w:r>
            <w:r w:rsidRPr="001D450F">
              <w:t>0.05</w:t>
            </w:r>
          </w:p>
        </w:tc>
        <w:tc>
          <w:tcPr>
            <w:tcW w:w="0" w:type="auto"/>
          </w:tcPr>
          <w:p w14:paraId="3B018021" w14:textId="77777777" w:rsidR="00BB5948" w:rsidRPr="001D450F" w:rsidRDefault="00BB5948" w:rsidP="00305F9D">
            <w:pPr>
              <w:jc w:val="center"/>
              <w:rPr>
                <w:rFonts w:cs="宋体"/>
              </w:rPr>
            </w:pPr>
            <w:r w:rsidRPr="001D450F">
              <w:t>1.12</w:t>
            </w:r>
            <w:r w:rsidRPr="001D450F">
              <w:rPr>
                <w:rFonts w:hint="eastAsia"/>
              </w:rPr>
              <w:t>±</w:t>
            </w:r>
            <w:r w:rsidRPr="001D450F">
              <w:t>0.05</w:t>
            </w:r>
          </w:p>
        </w:tc>
      </w:tr>
      <w:tr w:rsidR="00BB5948" w:rsidRPr="001D450F" w14:paraId="12787DA6" w14:textId="77777777" w:rsidTr="00305F9D">
        <w:tc>
          <w:tcPr>
            <w:tcW w:w="2518" w:type="dxa"/>
          </w:tcPr>
          <w:p w14:paraId="0652E018"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眶后回</w:t>
            </w:r>
          </w:p>
        </w:tc>
        <w:tc>
          <w:tcPr>
            <w:tcW w:w="1936" w:type="dxa"/>
          </w:tcPr>
          <w:p w14:paraId="346BAE12" w14:textId="77777777" w:rsidR="00BB5948" w:rsidRPr="001D450F" w:rsidRDefault="00BB5948" w:rsidP="00305F9D">
            <w:pPr>
              <w:jc w:val="center"/>
              <w:rPr>
                <w:rFonts w:cs="宋体"/>
              </w:rPr>
            </w:pPr>
            <w:r w:rsidRPr="001D450F">
              <w:t>1.09</w:t>
            </w:r>
            <w:r w:rsidRPr="001D450F">
              <w:rPr>
                <w:rFonts w:hint="eastAsia"/>
              </w:rPr>
              <w:t>±</w:t>
            </w:r>
            <w:r w:rsidRPr="001D450F">
              <w:t>0.06</w:t>
            </w:r>
          </w:p>
        </w:tc>
        <w:tc>
          <w:tcPr>
            <w:tcW w:w="0" w:type="auto"/>
          </w:tcPr>
          <w:p w14:paraId="2201A89B" w14:textId="77777777" w:rsidR="00BB5948" w:rsidRPr="001D450F" w:rsidRDefault="00BB5948" w:rsidP="00305F9D">
            <w:pPr>
              <w:jc w:val="center"/>
              <w:rPr>
                <w:rFonts w:cs="宋体"/>
              </w:rPr>
            </w:pPr>
            <w:r w:rsidRPr="001D450F">
              <w:t>1.15</w:t>
            </w:r>
            <w:r w:rsidRPr="001D450F">
              <w:rPr>
                <w:rFonts w:hint="eastAsia"/>
              </w:rPr>
              <w:t>±</w:t>
            </w:r>
            <w:r w:rsidRPr="001D450F">
              <w:t>0.08</w:t>
            </w:r>
          </w:p>
        </w:tc>
        <w:tc>
          <w:tcPr>
            <w:tcW w:w="0" w:type="auto"/>
          </w:tcPr>
          <w:p w14:paraId="34AE0166" w14:textId="77777777" w:rsidR="00BB5948" w:rsidRPr="001D450F" w:rsidRDefault="00BB5948" w:rsidP="00305F9D">
            <w:pPr>
              <w:jc w:val="center"/>
              <w:rPr>
                <w:rFonts w:cs="宋体"/>
              </w:rPr>
            </w:pPr>
            <w:r w:rsidRPr="001D450F">
              <w:t>1.12</w:t>
            </w:r>
            <w:r w:rsidRPr="001D450F">
              <w:rPr>
                <w:rFonts w:hint="eastAsia"/>
              </w:rPr>
              <w:t>±</w:t>
            </w:r>
            <w:r w:rsidRPr="001D450F">
              <w:t>0.07</w:t>
            </w:r>
          </w:p>
        </w:tc>
      </w:tr>
      <w:tr w:rsidR="00BB5948" w:rsidRPr="001D450F" w14:paraId="0B80B0D2" w14:textId="77777777" w:rsidTr="00305F9D">
        <w:tc>
          <w:tcPr>
            <w:tcW w:w="2518" w:type="dxa"/>
          </w:tcPr>
          <w:p w14:paraId="337909BE" w14:textId="77777777" w:rsidR="00BB5948" w:rsidRPr="001D450F" w:rsidRDefault="00BB5948" w:rsidP="00305F9D">
            <w:pPr>
              <w:jc w:val="center"/>
              <w:rPr>
                <w:rFonts w:cs="宋体"/>
              </w:rPr>
            </w:pPr>
            <w:r w:rsidRPr="001D450F">
              <w:rPr>
                <w:rFonts w:hint="eastAsia"/>
                <w:sz w:val="18"/>
                <w:szCs w:val="18"/>
              </w:rPr>
              <w:t>膝下额叶皮层</w:t>
            </w:r>
            <w:r w:rsidRPr="001D450F">
              <w:rPr>
                <w:sz w:val="18"/>
                <w:szCs w:val="18"/>
              </w:rPr>
              <w:t>-</w:t>
            </w:r>
            <w:r w:rsidRPr="001D450F">
              <w:rPr>
                <w:rFonts w:hint="eastAsia"/>
                <w:sz w:val="18"/>
                <w:szCs w:val="18"/>
              </w:rPr>
              <w:t>扣带回前</w:t>
            </w:r>
            <w:r w:rsidRPr="001D450F">
              <w:rPr>
                <w:rFonts w:hint="eastAsia"/>
              </w:rPr>
              <w:t>部</w:t>
            </w:r>
          </w:p>
        </w:tc>
        <w:tc>
          <w:tcPr>
            <w:tcW w:w="1936" w:type="dxa"/>
          </w:tcPr>
          <w:p w14:paraId="45779FF4" w14:textId="77777777" w:rsidR="00BB5948" w:rsidRPr="001D450F" w:rsidRDefault="00BB5948" w:rsidP="00305F9D">
            <w:pPr>
              <w:jc w:val="center"/>
              <w:rPr>
                <w:rFonts w:cs="宋体"/>
              </w:rPr>
            </w:pPr>
            <w:r w:rsidRPr="001D450F">
              <w:t>1.17</w:t>
            </w:r>
            <w:r w:rsidRPr="001D450F">
              <w:rPr>
                <w:rFonts w:hint="eastAsia"/>
              </w:rPr>
              <w:t>±</w:t>
            </w:r>
            <w:r w:rsidRPr="001D450F">
              <w:t>0.08</w:t>
            </w:r>
          </w:p>
        </w:tc>
        <w:tc>
          <w:tcPr>
            <w:tcW w:w="0" w:type="auto"/>
          </w:tcPr>
          <w:p w14:paraId="19403CFE" w14:textId="77777777" w:rsidR="00BB5948" w:rsidRPr="001D450F" w:rsidRDefault="00BB5948" w:rsidP="00305F9D">
            <w:pPr>
              <w:jc w:val="center"/>
              <w:rPr>
                <w:rFonts w:cs="宋体"/>
              </w:rPr>
            </w:pPr>
            <w:r w:rsidRPr="001D450F">
              <w:t>1.10</w:t>
            </w:r>
            <w:r w:rsidRPr="001D450F">
              <w:rPr>
                <w:rFonts w:hint="eastAsia"/>
              </w:rPr>
              <w:t>±</w:t>
            </w:r>
            <w:r w:rsidRPr="001D450F">
              <w:t>0.05</w:t>
            </w:r>
          </w:p>
        </w:tc>
        <w:tc>
          <w:tcPr>
            <w:tcW w:w="0" w:type="auto"/>
          </w:tcPr>
          <w:p w14:paraId="50709E96" w14:textId="77777777" w:rsidR="00BB5948" w:rsidRPr="001D450F" w:rsidRDefault="00BB5948" w:rsidP="00305F9D">
            <w:pPr>
              <w:jc w:val="center"/>
              <w:rPr>
                <w:rFonts w:cs="宋体"/>
              </w:rPr>
            </w:pPr>
            <w:r w:rsidRPr="001D450F">
              <w:t>1.14</w:t>
            </w:r>
            <w:r w:rsidRPr="001D450F">
              <w:rPr>
                <w:rFonts w:hint="eastAsia"/>
              </w:rPr>
              <w:t>±</w:t>
            </w:r>
            <w:r w:rsidRPr="001D450F">
              <w:t>0.07</w:t>
            </w:r>
          </w:p>
        </w:tc>
      </w:tr>
      <w:tr w:rsidR="00BB5948" w:rsidRPr="001D450F" w14:paraId="5C69B094" w14:textId="77777777" w:rsidTr="00305F9D">
        <w:tc>
          <w:tcPr>
            <w:tcW w:w="2518" w:type="dxa"/>
          </w:tcPr>
          <w:p w14:paraId="630C10F9" w14:textId="77777777" w:rsidR="00BB5948" w:rsidRPr="001D450F" w:rsidRDefault="00BB5948" w:rsidP="00305F9D">
            <w:pPr>
              <w:jc w:val="center"/>
              <w:rPr>
                <w:rFonts w:cs="宋体"/>
              </w:rPr>
            </w:pPr>
            <w:r w:rsidRPr="001D450F">
              <w:rPr>
                <w:rFonts w:hint="eastAsia"/>
              </w:rPr>
              <w:t>胼胝体下区</w:t>
            </w:r>
          </w:p>
        </w:tc>
        <w:tc>
          <w:tcPr>
            <w:tcW w:w="1936" w:type="dxa"/>
          </w:tcPr>
          <w:p w14:paraId="60F4127F" w14:textId="77777777" w:rsidR="00BB5948" w:rsidRPr="001D450F" w:rsidRDefault="00BB5948" w:rsidP="00305F9D">
            <w:pPr>
              <w:jc w:val="center"/>
              <w:rPr>
                <w:rFonts w:cs="宋体"/>
              </w:rPr>
            </w:pPr>
            <w:r w:rsidRPr="001D450F">
              <w:t>0.93</w:t>
            </w:r>
            <w:r w:rsidRPr="001D450F">
              <w:rPr>
                <w:rFonts w:hint="eastAsia"/>
              </w:rPr>
              <w:t>±</w:t>
            </w:r>
            <w:r w:rsidRPr="001D450F">
              <w:t>0.20</w:t>
            </w:r>
          </w:p>
        </w:tc>
        <w:tc>
          <w:tcPr>
            <w:tcW w:w="0" w:type="auto"/>
          </w:tcPr>
          <w:p w14:paraId="0E767D83" w14:textId="77777777" w:rsidR="00BB5948" w:rsidRPr="001D450F" w:rsidRDefault="00BB5948" w:rsidP="00305F9D">
            <w:pPr>
              <w:jc w:val="center"/>
              <w:rPr>
                <w:rFonts w:cs="宋体"/>
              </w:rPr>
            </w:pPr>
            <w:r w:rsidRPr="001D450F">
              <w:t>0.99</w:t>
            </w:r>
            <w:r w:rsidRPr="001D450F">
              <w:rPr>
                <w:rFonts w:hint="eastAsia"/>
              </w:rPr>
              <w:t>±</w:t>
            </w:r>
            <w:r w:rsidRPr="001D450F">
              <w:t>0.19</w:t>
            </w:r>
          </w:p>
        </w:tc>
        <w:tc>
          <w:tcPr>
            <w:tcW w:w="0" w:type="auto"/>
          </w:tcPr>
          <w:p w14:paraId="72B9C93A" w14:textId="77777777" w:rsidR="00BB5948" w:rsidRPr="001D450F" w:rsidRDefault="00BB5948" w:rsidP="00305F9D">
            <w:pPr>
              <w:jc w:val="center"/>
              <w:rPr>
                <w:rFonts w:cs="宋体"/>
              </w:rPr>
            </w:pPr>
            <w:r w:rsidRPr="001D450F">
              <w:t>0.96</w:t>
            </w:r>
            <w:r w:rsidRPr="001D450F">
              <w:rPr>
                <w:rFonts w:hint="eastAsia"/>
              </w:rPr>
              <w:t>±</w:t>
            </w:r>
            <w:r w:rsidRPr="001D450F">
              <w:t>0.19</w:t>
            </w:r>
          </w:p>
        </w:tc>
      </w:tr>
      <w:tr w:rsidR="00BB5948" w:rsidRPr="001D450F" w14:paraId="3EEE164A" w14:textId="77777777" w:rsidTr="00305F9D">
        <w:tc>
          <w:tcPr>
            <w:tcW w:w="2518" w:type="dxa"/>
          </w:tcPr>
          <w:p w14:paraId="5DA7F701" w14:textId="77777777" w:rsidR="00BB5948" w:rsidRPr="001D450F" w:rsidRDefault="00BB5948" w:rsidP="00305F9D">
            <w:pPr>
              <w:jc w:val="center"/>
              <w:rPr>
                <w:rFonts w:cs="宋体"/>
                <w:sz w:val="15"/>
                <w:szCs w:val="15"/>
              </w:rPr>
            </w:pPr>
            <w:r w:rsidRPr="001D450F">
              <w:rPr>
                <w:rFonts w:hint="eastAsia"/>
                <w:sz w:val="15"/>
                <w:szCs w:val="15"/>
              </w:rPr>
              <w:t>膝下额叶皮层前部</w:t>
            </w:r>
            <w:r w:rsidRPr="001D450F">
              <w:rPr>
                <w:sz w:val="15"/>
                <w:szCs w:val="15"/>
              </w:rPr>
              <w:t>-</w:t>
            </w:r>
            <w:r w:rsidRPr="001D450F">
              <w:rPr>
                <w:rFonts w:hint="eastAsia"/>
                <w:sz w:val="15"/>
                <w:szCs w:val="15"/>
              </w:rPr>
              <w:t>扣带回前部</w:t>
            </w:r>
          </w:p>
        </w:tc>
        <w:tc>
          <w:tcPr>
            <w:tcW w:w="1936" w:type="dxa"/>
          </w:tcPr>
          <w:p w14:paraId="0FBBC805" w14:textId="77777777" w:rsidR="00BB5948" w:rsidRPr="001D450F" w:rsidRDefault="00BB5948" w:rsidP="00305F9D">
            <w:pPr>
              <w:jc w:val="center"/>
              <w:rPr>
                <w:rFonts w:cs="宋体"/>
              </w:rPr>
            </w:pPr>
            <w:r w:rsidRPr="001D450F">
              <w:t>1.24</w:t>
            </w:r>
            <w:r w:rsidRPr="001D450F">
              <w:rPr>
                <w:rFonts w:hint="eastAsia"/>
              </w:rPr>
              <w:t>±</w:t>
            </w:r>
            <w:r w:rsidRPr="001D450F">
              <w:t>0.12</w:t>
            </w:r>
          </w:p>
        </w:tc>
        <w:tc>
          <w:tcPr>
            <w:tcW w:w="0" w:type="auto"/>
          </w:tcPr>
          <w:p w14:paraId="31F51573" w14:textId="77777777" w:rsidR="00BB5948" w:rsidRPr="001D450F" w:rsidRDefault="00BB5948" w:rsidP="00305F9D">
            <w:pPr>
              <w:jc w:val="center"/>
              <w:rPr>
                <w:rFonts w:cs="宋体"/>
              </w:rPr>
            </w:pPr>
            <w:r w:rsidRPr="001D450F">
              <w:t>1.03</w:t>
            </w:r>
            <w:r w:rsidRPr="001D450F">
              <w:rPr>
                <w:rFonts w:hint="eastAsia"/>
              </w:rPr>
              <w:t>±</w:t>
            </w:r>
            <w:r w:rsidRPr="001D450F">
              <w:t>0.07</w:t>
            </w:r>
          </w:p>
        </w:tc>
        <w:tc>
          <w:tcPr>
            <w:tcW w:w="0" w:type="auto"/>
          </w:tcPr>
          <w:p w14:paraId="2244A802" w14:textId="77777777" w:rsidR="00BB5948" w:rsidRPr="001D450F" w:rsidRDefault="00BB5948" w:rsidP="00305F9D">
            <w:pPr>
              <w:jc w:val="center"/>
              <w:rPr>
                <w:rFonts w:cs="宋体"/>
              </w:rPr>
            </w:pPr>
            <w:r w:rsidRPr="001D450F">
              <w:t>1.13</w:t>
            </w:r>
            <w:r w:rsidRPr="001D450F">
              <w:rPr>
                <w:rFonts w:hint="eastAsia"/>
              </w:rPr>
              <w:t>±</w:t>
            </w:r>
            <w:r w:rsidRPr="001D450F">
              <w:t>0.15</w:t>
            </w:r>
          </w:p>
        </w:tc>
      </w:tr>
      <w:tr w:rsidR="00BB5948" w:rsidRPr="001D450F" w14:paraId="6030DF8E" w14:textId="77777777" w:rsidTr="00305F9D">
        <w:tc>
          <w:tcPr>
            <w:tcW w:w="2518" w:type="dxa"/>
          </w:tcPr>
          <w:p w14:paraId="4ED9EC40" w14:textId="77777777" w:rsidR="00BB5948" w:rsidRPr="001D450F" w:rsidRDefault="00BB5948" w:rsidP="00305F9D">
            <w:pPr>
              <w:jc w:val="center"/>
              <w:rPr>
                <w:rFonts w:cs="宋体"/>
              </w:rPr>
            </w:pPr>
            <w:r w:rsidRPr="001D450F">
              <w:rPr>
                <w:rFonts w:hint="eastAsia"/>
              </w:rPr>
              <w:t>海马</w:t>
            </w:r>
          </w:p>
        </w:tc>
        <w:tc>
          <w:tcPr>
            <w:tcW w:w="1936" w:type="dxa"/>
          </w:tcPr>
          <w:p w14:paraId="19492526" w14:textId="77777777" w:rsidR="00BB5948" w:rsidRPr="001D450F" w:rsidRDefault="00BB5948" w:rsidP="00305F9D">
            <w:pPr>
              <w:jc w:val="center"/>
              <w:rPr>
                <w:rFonts w:cs="宋体"/>
              </w:rPr>
            </w:pPr>
            <w:r w:rsidRPr="001D450F">
              <w:t>1.20</w:t>
            </w:r>
            <w:r w:rsidRPr="001D450F">
              <w:rPr>
                <w:rFonts w:hint="eastAsia"/>
              </w:rPr>
              <w:t>±</w:t>
            </w:r>
            <w:r w:rsidRPr="001D450F">
              <w:t>0.10</w:t>
            </w:r>
          </w:p>
        </w:tc>
        <w:tc>
          <w:tcPr>
            <w:tcW w:w="0" w:type="auto"/>
          </w:tcPr>
          <w:p w14:paraId="2622EABD" w14:textId="77777777" w:rsidR="00BB5948" w:rsidRPr="001D450F" w:rsidRDefault="00BB5948" w:rsidP="00305F9D">
            <w:pPr>
              <w:jc w:val="center"/>
              <w:rPr>
                <w:rFonts w:cs="宋体"/>
              </w:rPr>
            </w:pPr>
            <w:r w:rsidRPr="001D450F">
              <w:t>1.12</w:t>
            </w:r>
            <w:r w:rsidRPr="001D450F">
              <w:rPr>
                <w:rFonts w:hint="eastAsia"/>
              </w:rPr>
              <w:t>±</w:t>
            </w:r>
            <w:r w:rsidRPr="001D450F">
              <w:t>0.07</w:t>
            </w:r>
          </w:p>
        </w:tc>
        <w:tc>
          <w:tcPr>
            <w:tcW w:w="0" w:type="auto"/>
          </w:tcPr>
          <w:p w14:paraId="24941686" w14:textId="77777777" w:rsidR="00BB5948" w:rsidRPr="001D450F" w:rsidRDefault="00BB5948" w:rsidP="00305F9D">
            <w:pPr>
              <w:jc w:val="center"/>
              <w:rPr>
                <w:rFonts w:cs="宋体"/>
              </w:rPr>
            </w:pPr>
            <w:r w:rsidRPr="001D450F">
              <w:t>1.16</w:t>
            </w:r>
            <w:r w:rsidRPr="001D450F">
              <w:rPr>
                <w:rFonts w:hint="eastAsia"/>
              </w:rPr>
              <w:t>±</w:t>
            </w:r>
            <w:r w:rsidRPr="001D450F">
              <w:t>0.09</w:t>
            </w:r>
          </w:p>
        </w:tc>
      </w:tr>
      <w:tr w:rsidR="00BB5948" w:rsidRPr="001D450F" w14:paraId="72A36151" w14:textId="77777777" w:rsidTr="00305F9D">
        <w:tc>
          <w:tcPr>
            <w:tcW w:w="2518" w:type="dxa"/>
          </w:tcPr>
          <w:p w14:paraId="4DFD325C" w14:textId="77777777" w:rsidR="00BB5948" w:rsidRPr="001D450F" w:rsidRDefault="00BB5948" w:rsidP="00305F9D">
            <w:pPr>
              <w:jc w:val="center"/>
              <w:rPr>
                <w:rFonts w:cs="宋体"/>
              </w:rPr>
            </w:pPr>
            <w:r w:rsidRPr="001D450F">
              <w:rPr>
                <w:rFonts w:hint="eastAsia"/>
              </w:rPr>
              <w:t>杏仁核</w:t>
            </w:r>
          </w:p>
        </w:tc>
        <w:tc>
          <w:tcPr>
            <w:tcW w:w="1936" w:type="dxa"/>
          </w:tcPr>
          <w:p w14:paraId="0581E338" w14:textId="77777777" w:rsidR="00BB5948" w:rsidRPr="001D450F" w:rsidRDefault="00BB5948" w:rsidP="00305F9D">
            <w:pPr>
              <w:jc w:val="center"/>
              <w:rPr>
                <w:rFonts w:cs="宋体"/>
              </w:rPr>
            </w:pPr>
            <w:r w:rsidRPr="001D450F">
              <w:t>1.11</w:t>
            </w:r>
            <w:r w:rsidRPr="001D450F">
              <w:rPr>
                <w:rFonts w:hint="eastAsia"/>
              </w:rPr>
              <w:t>±</w:t>
            </w:r>
            <w:r w:rsidRPr="001D450F">
              <w:t>0.05</w:t>
            </w:r>
          </w:p>
        </w:tc>
        <w:tc>
          <w:tcPr>
            <w:tcW w:w="0" w:type="auto"/>
          </w:tcPr>
          <w:p w14:paraId="62F68F1E" w14:textId="77777777" w:rsidR="00BB5948" w:rsidRPr="001D450F" w:rsidRDefault="00BB5948" w:rsidP="00305F9D">
            <w:pPr>
              <w:jc w:val="center"/>
              <w:rPr>
                <w:rFonts w:cs="宋体"/>
              </w:rPr>
            </w:pPr>
            <w:r w:rsidRPr="001D450F">
              <w:t>1.01</w:t>
            </w:r>
            <w:r w:rsidRPr="001D450F">
              <w:rPr>
                <w:rFonts w:hint="eastAsia"/>
              </w:rPr>
              <w:t>±</w:t>
            </w:r>
            <w:r w:rsidRPr="001D450F">
              <w:t>0.08</w:t>
            </w:r>
          </w:p>
        </w:tc>
        <w:tc>
          <w:tcPr>
            <w:tcW w:w="0" w:type="auto"/>
          </w:tcPr>
          <w:p w14:paraId="27DD5F72" w14:textId="77777777" w:rsidR="00BB5948" w:rsidRPr="001D450F" w:rsidRDefault="00BB5948" w:rsidP="00305F9D">
            <w:pPr>
              <w:jc w:val="center"/>
              <w:rPr>
                <w:rFonts w:cs="宋体"/>
              </w:rPr>
            </w:pPr>
            <w:r w:rsidRPr="001D450F">
              <w:t>1.06</w:t>
            </w:r>
            <w:r w:rsidRPr="001D450F">
              <w:rPr>
                <w:rFonts w:hint="eastAsia"/>
              </w:rPr>
              <w:t>±</w:t>
            </w:r>
            <w:r w:rsidRPr="001D450F">
              <w:t>0.08</w:t>
            </w:r>
          </w:p>
        </w:tc>
      </w:tr>
      <w:tr w:rsidR="00BB5948" w:rsidRPr="001D450F" w14:paraId="4734A279" w14:textId="77777777" w:rsidTr="00305F9D">
        <w:tc>
          <w:tcPr>
            <w:tcW w:w="2518" w:type="dxa"/>
          </w:tcPr>
          <w:p w14:paraId="00D95684" w14:textId="77777777" w:rsidR="00BB5948" w:rsidRPr="001D450F" w:rsidRDefault="00BB5948" w:rsidP="00305F9D">
            <w:pPr>
              <w:jc w:val="center"/>
              <w:rPr>
                <w:rFonts w:cs="宋体"/>
              </w:rPr>
            </w:pPr>
            <w:r w:rsidRPr="001D450F">
              <w:rPr>
                <w:rFonts w:hint="eastAsia"/>
              </w:rPr>
              <w:t>颞叶前部，内侧部</w:t>
            </w:r>
          </w:p>
        </w:tc>
        <w:tc>
          <w:tcPr>
            <w:tcW w:w="1936" w:type="dxa"/>
          </w:tcPr>
          <w:p w14:paraId="2CD8C39F" w14:textId="77777777" w:rsidR="00BB5948" w:rsidRPr="001D450F" w:rsidRDefault="00BB5948" w:rsidP="00305F9D">
            <w:pPr>
              <w:jc w:val="center"/>
              <w:rPr>
                <w:rFonts w:cs="宋体"/>
              </w:rPr>
            </w:pPr>
            <w:r w:rsidRPr="001D450F">
              <w:t>1.10</w:t>
            </w:r>
            <w:r w:rsidRPr="001D450F">
              <w:rPr>
                <w:rFonts w:hint="eastAsia"/>
              </w:rPr>
              <w:t>±</w:t>
            </w:r>
            <w:r w:rsidRPr="001D450F">
              <w:t>0.09</w:t>
            </w:r>
          </w:p>
        </w:tc>
        <w:tc>
          <w:tcPr>
            <w:tcW w:w="0" w:type="auto"/>
          </w:tcPr>
          <w:p w14:paraId="12D5710C" w14:textId="77777777" w:rsidR="00BB5948" w:rsidRPr="001D450F" w:rsidRDefault="00BB5948" w:rsidP="00305F9D">
            <w:pPr>
              <w:jc w:val="center"/>
              <w:rPr>
                <w:rFonts w:cs="宋体"/>
              </w:rPr>
            </w:pPr>
            <w:r w:rsidRPr="001D450F">
              <w:t>1.04</w:t>
            </w:r>
            <w:r w:rsidRPr="001D450F">
              <w:rPr>
                <w:rFonts w:hint="eastAsia"/>
              </w:rPr>
              <w:t>±</w:t>
            </w:r>
            <w:r w:rsidRPr="001D450F">
              <w:t>0.08</w:t>
            </w:r>
          </w:p>
        </w:tc>
        <w:tc>
          <w:tcPr>
            <w:tcW w:w="0" w:type="auto"/>
          </w:tcPr>
          <w:p w14:paraId="215EA6E0" w14:textId="77777777" w:rsidR="00BB5948" w:rsidRPr="001D450F" w:rsidRDefault="00BB5948" w:rsidP="00305F9D">
            <w:pPr>
              <w:jc w:val="center"/>
              <w:rPr>
                <w:rFonts w:cs="宋体"/>
              </w:rPr>
            </w:pPr>
            <w:r w:rsidRPr="001D450F">
              <w:t>1.11</w:t>
            </w:r>
            <w:r w:rsidRPr="001D450F">
              <w:rPr>
                <w:rFonts w:hint="eastAsia"/>
              </w:rPr>
              <w:t>±</w:t>
            </w:r>
            <w:r w:rsidRPr="001D450F">
              <w:t>0.34</w:t>
            </w:r>
          </w:p>
        </w:tc>
      </w:tr>
      <w:tr w:rsidR="00BB5948" w:rsidRPr="001D450F" w14:paraId="47FBA6EB" w14:textId="77777777" w:rsidTr="00305F9D">
        <w:tc>
          <w:tcPr>
            <w:tcW w:w="2518" w:type="dxa"/>
          </w:tcPr>
          <w:p w14:paraId="4949DBE7" w14:textId="77777777" w:rsidR="00BB5948" w:rsidRPr="001D450F" w:rsidRDefault="00BB5948" w:rsidP="00305F9D">
            <w:pPr>
              <w:jc w:val="center"/>
              <w:rPr>
                <w:rFonts w:cs="宋体"/>
              </w:rPr>
            </w:pPr>
            <w:r w:rsidRPr="001D450F">
              <w:rPr>
                <w:rFonts w:hint="eastAsia"/>
              </w:rPr>
              <w:t>颞叶前部、下部和外侧部</w:t>
            </w:r>
          </w:p>
        </w:tc>
        <w:tc>
          <w:tcPr>
            <w:tcW w:w="1936" w:type="dxa"/>
          </w:tcPr>
          <w:p w14:paraId="31860A48" w14:textId="77777777" w:rsidR="00BB5948" w:rsidRPr="001D450F" w:rsidRDefault="00BB5948" w:rsidP="00305F9D">
            <w:pPr>
              <w:jc w:val="center"/>
              <w:rPr>
                <w:rFonts w:cs="宋体"/>
              </w:rPr>
            </w:pPr>
            <w:r w:rsidRPr="001D450F">
              <w:t>0.98</w:t>
            </w:r>
            <w:r w:rsidRPr="001D450F">
              <w:rPr>
                <w:rFonts w:hint="eastAsia"/>
              </w:rPr>
              <w:t>±</w:t>
            </w:r>
            <w:r w:rsidRPr="001D450F">
              <w:t>0.01</w:t>
            </w:r>
          </w:p>
        </w:tc>
        <w:tc>
          <w:tcPr>
            <w:tcW w:w="0" w:type="auto"/>
          </w:tcPr>
          <w:p w14:paraId="7E452C11" w14:textId="77777777" w:rsidR="00BB5948" w:rsidRPr="001D450F" w:rsidRDefault="00BB5948" w:rsidP="00305F9D">
            <w:pPr>
              <w:jc w:val="center"/>
              <w:rPr>
                <w:rFonts w:cs="宋体"/>
              </w:rPr>
            </w:pPr>
            <w:r w:rsidRPr="001D450F">
              <w:t>1.03</w:t>
            </w:r>
            <w:r w:rsidRPr="001D450F">
              <w:rPr>
                <w:rFonts w:hint="eastAsia"/>
              </w:rPr>
              <w:t>±</w:t>
            </w:r>
            <w:r w:rsidRPr="001D450F">
              <w:t>0.09</w:t>
            </w:r>
          </w:p>
        </w:tc>
        <w:tc>
          <w:tcPr>
            <w:tcW w:w="0" w:type="auto"/>
          </w:tcPr>
          <w:p w14:paraId="3EB8860E" w14:textId="77777777" w:rsidR="00BB5948" w:rsidRPr="001D450F" w:rsidRDefault="00BB5948" w:rsidP="00305F9D">
            <w:pPr>
              <w:jc w:val="center"/>
              <w:rPr>
                <w:rFonts w:cs="宋体"/>
              </w:rPr>
            </w:pPr>
            <w:r w:rsidRPr="001D450F">
              <w:t>1.01</w:t>
            </w:r>
            <w:r w:rsidRPr="001D450F">
              <w:rPr>
                <w:rFonts w:hint="eastAsia"/>
              </w:rPr>
              <w:t>±</w:t>
            </w:r>
            <w:r w:rsidRPr="001D450F">
              <w:t>0.07</w:t>
            </w:r>
          </w:p>
        </w:tc>
      </w:tr>
      <w:tr w:rsidR="00BB5948" w:rsidRPr="001D450F" w14:paraId="7988E4ED" w14:textId="77777777" w:rsidTr="00305F9D">
        <w:tc>
          <w:tcPr>
            <w:tcW w:w="2518" w:type="dxa"/>
          </w:tcPr>
          <w:p w14:paraId="1C3F6B6D" w14:textId="77777777" w:rsidR="00BB5948" w:rsidRPr="001D450F" w:rsidRDefault="00BB5948" w:rsidP="00305F9D">
            <w:pPr>
              <w:jc w:val="center"/>
              <w:rPr>
                <w:rFonts w:cs="宋体"/>
              </w:rPr>
            </w:pPr>
            <w:r w:rsidRPr="001D450F">
              <w:rPr>
                <w:rFonts w:hint="eastAsia"/>
              </w:rPr>
              <w:t>海马旁回</w:t>
            </w:r>
          </w:p>
        </w:tc>
        <w:tc>
          <w:tcPr>
            <w:tcW w:w="1936" w:type="dxa"/>
          </w:tcPr>
          <w:p w14:paraId="4808F735" w14:textId="77777777" w:rsidR="00BB5948" w:rsidRPr="001D450F" w:rsidRDefault="00BB5948" w:rsidP="00305F9D">
            <w:pPr>
              <w:jc w:val="center"/>
              <w:rPr>
                <w:rFonts w:cs="宋体"/>
              </w:rPr>
            </w:pPr>
            <w:r w:rsidRPr="001D450F">
              <w:t>1.11</w:t>
            </w:r>
            <w:r w:rsidRPr="001D450F">
              <w:rPr>
                <w:rFonts w:hint="eastAsia"/>
              </w:rPr>
              <w:t>±</w:t>
            </w:r>
            <w:r w:rsidRPr="001D450F">
              <w:t>0.08</w:t>
            </w:r>
          </w:p>
        </w:tc>
        <w:tc>
          <w:tcPr>
            <w:tcW w:w="0" w:type="auto"/>
          </w:tcPr>
          <w:p w14:paraId="1B009874" w14:textId="77777777" w:rsidR="00BB5948" w:rsidRPr="001D450F" w:rsidRDefault="00BB5948" w:rsidP="00305F9D">
            <w:pPr>
              <w:jc w:val="center"/>
              <w:rPr>
                <w:rFonts w:cs="宋体"/>
              </w:rPr>
            </w:pPr>
            <w:r w:rsidRPr="001D450F">
              <w:t>1.09</w:t>
            </w:r>
            <w:r w:rsidRPr="001D450F">
              <w:rPr>
                <w:rFonts w:hint="eastAsia"/>
              </w:rPr>
              <w:t>±</w:t>
            </w:r>
            <w:r w:rsidRPr="001D450F">
              <w:t>0.10</w:t>
            </w:r>
          </w:p>
        </w:tc>
        <w:tc>
          <w:tcPr>
            <w:tcW w:w="0" w:type="auto"/>
          </w:tcPr>
          <w:p w14:paraId="00E558B6" w14:textId="77777777" w:rsidR="00BB5948" w:rsidRPr="001D450F" w:rsidRDefault="00BB5948" w:rsidP="00305F9D">
            <w:pPr>
              <w:jc w:val="center"/>
              <w:rPr>
                <w:rFonts w:cs="宋体"/>
              </w:rPr>
            </w:pPr>
            <w:r w:rsidRPr="001D450F">
              <w:t>1.10</w:t>
            </w:r>
            <w:r w:rsidRPr="001D450F">
              <w:rPr>
                <w:rFonts w:hint="eastAsia"/>
              </w:rPr>
              <w:t>±</w:t>
            </w:r>
            <w:r w:rsidRPr="001D450F">
              <w:t>0.09</w:t>
            </w:r>
          </w:p>
        </w:tc>
      </w:tr>
      <w:tr w:rsidR="00BB5948" w:rsidRPr="001D450F" w14:paraId="7391A2F6" w14:textId="77777777" w:rsidTr="00305F9D">
        <w:tc>
          <w:tcPr>
            <w:tcW w:w="2518" w:type="dxa"/>
          </w:tcPr>
          <w:p w14:paraId="13C35BC0" w14:textId="77777777" w:rsidR="00BB5948" w:rsidRPr="001D450F" w:rsidRDefault="00BB5948" w:rsidP="00305F9D">
            <w:pPr>
              <w:jc w:val="center"/>
              <w:rPr>
                <w:rFonts w:cs="宋体"/>
              </w:rPr>
            </w:pPr>
            <w:r w:rsidRPr="001D450F">
              <w:rPr>
                <w:rFonts w:hint="eastAsia"/>
              </w:rPr>
              <w:t>颞上回后部</w:t>
            </w:r>
          </w:p>
        </w:tc>
        <w:tc>
          <w:tcPr>
            <w:tcW w:w="1936" w:type="dxa"/>
          </w:tcPr>
          <w:p w14:paraId="48A3994F" w14:textId="77777777" w:rsidR="00BB5948" w:rsidRPr="001D450F" w:rsidRDefault="00BB5948" w:rsidP="00305F9D">
            <w:pPr>
              <w:jc w:val="center"/>
              <w:rPr>
                <w:rFonts w:cs="宋体"/>
              </w:rPr>
            </w:pPr>
            <w:r w:rsidRPr="001D450F">
              <w:t>1.09</w:t>
            </w:r>
            <w:r w:rsidRPr="001D450F">
              <w:rPr>
                <w:rFonts w:hint="eastAsia"/>
              </w:rPr>
              <w:t>±</w:t>
            </w:r>
            <w:r w:rsidRPr="001D450F">
              <w:t>0.05</w:t>
            </w:r>
          </w:p>
        </w:tc>
        <w:tc>
          <w:tcPr>
            <w:tcW w:w="0" w:type="auto"/>
          </w:tcPr>
          <w:p w14:paraId="473D4D41" w14:textId="77777777" w:rsidR="00BB5948" w:rsidRPr="001D450F" w:rsidRDefault="00BB5948" w:rsidP="00305F9D">
            <w:pPr>
              <w:jc w:val="center"/>
              <w:rPr>
                <w:rFonts w:cs="宋体"/>
              </w:rPr>
            </w:pPr>
            <w:r w:rsidRPr="001D450F">
              <w:t>1.08</w:t>
            </w:r>
            <w:r w:rsidRPr="001D450F">
              <w:rPr>
                <w:rFonts w:hint="eastAsia"/>
              </w:rPr>
              <w:t>±</w:t>
            </w:r>
            <w:r w:rsidRPr="001D450F">
              <w:t>0.06</w:t>
            </w:r>
          </w:p>
        </w:tc>
        <w:tc>
          <w:tcPr>
            <w:tcW w:w="0" w:type="auto"/>
          </w:tcPr>
          <w:p w14:paraId="15C9A37D" w14:textId="77777777" w:rsidR="00BB5948" w:rsidRPr="001D450F" w:rsidRDefault="00BB5948" w:rsidP="00305F9D">
            <w:pPr>
              <w:jc w:val="center"/>
              <w:rPr>
                <w:rFonts w:cs="宋体"/>
              </w:rPr>
            </w:pPr>
            <w:r w:rsidRPr="001D450F">
              <w:t>1.08</w:t>
            </w:r>
            <w:r w:rsidRPr="001D450F">
              <w:rPr>
                <w:rFonts w:hint="eastAsia"/>
              </w:rPr>
              <w:t>±</w:t>
            </w:r>
            <w:r w:rsidRPr="001D450F">
              <w:t>0.05</w:t>
            </w:r>
          </w:p>
        </w:tc>
      </w:tr>
      <w:tr w:rsidR="00BB5948" w:rsidRPr="001D450F" w14:paraId="30076679" w14:textId="77777777" w:rsidTr="00305F9D">
        <w:tc>
          <w:tcPr>
            <w:tcW w:w="2518" w:type="dxa"/>
          </w:tcPr>
          <w:p w14:paraId="3525AC2E" w14:textId="77777777" w:rsidR="00BB5948" w:rsidRPr="001D450F" w:rsidRDefault="00BB5948" w:rsidP="00305F9D">
            <w:pPr>
              <w:jc w:val="center"/>
              <w:rPr>
                <w:rFonts w:cs="宋体"/>
              </w:rPr>
            </w:pPr>
            <w:r w:rsidRPr="001D450F">
              <w:rPr>
                <w:rFonts w:hint="eastAsia"/>
              </w:rPr>
              <w:t>颞中回和颞下回</w:t>
            </w:r>
          </w:p>
        </w:tc>
        <w:tc>
          <w:tcPr>
            <w:tcW w:w="1936" w:type="dxa"/>
          </w:tcPr>
          <w:p w14:paraId="014B4173" w14:textId="77777777" w:rsidR="00BB5948" w:rsidRPr="001D450F" w:rsidRDefault="00BB5948" w:rsidP="00305F9D">
            <w:pPr>
              <w:jc w:val="center"/>
              <w:rPr>
                <w:rFonts w:cs="宋体"/>
              </w:rPr>
            </w:pPr>
            <w:r w:rsidRPr="001D450F">
              <w:t>1.04</w:t>
            </w:r>
            <w:r w:rsidRPr="001D450F">
              <w:rPr>
                <w:rFonts w:hint="eastAsia"/>
              </w:rPr>
              <w:t>±</w:t>
            </w:r>
            <w:r w:rsidRPr="001D450F">
              <w:t>0.05</w:t>
            </w:r>
          </w:p>
        </w:tc>
        <w:tc>
          <w:tcPr>
            <w:tcW w:w="0" w:type="auto"/>
          </w:tcPr>
          <w:p w14:paraId="3F1A78FF" w14:textId="77777777" w:rsidR="00BB5948" w:rsidRPr="001D450F" w:rsidRDefault="00BB5948" w:rsidP="00305F9D">
            <w:pPr>
              <w:jc w:val="center"/>
              <w:rPr>
                <w:rFonts w:cs="宋体"/>
              </w:rPr>
            </w:pPr>
            <w:r w:rsidRPr="001D450F">
              <w:t>1.06</w:t>
            </w:r>
            <w:r w:rsidRPr="001D450F">
              <w:rPr>
                <w:rFonts w:hint="eastAsia"/>
              </w:rPr>
              <w:t>±</w:t>
            </w:r>
            <w:r w:rsidRPr="001D450F">
              <w:t>0.03</w:t>
            </w:r>
          </w:p>
        </w:tc>
        <w:tc>
          <w:tcPr>
            <w:tcW w:w="0" w:type="auto"/>
          </w:tcPr>
          <w:p w14:paraId="75A0AC85" w14:textId="77777777" w:rsidR="00BB5948" w:rsidRPr="001D450F" w:rsidRDefault="00BB5948" w:rsidP="00305F9D">
            <w:pPr>
              <w:jc w:val="center"/>
              <w:rPr>
                <w:rFonts w:cs="宋体"/>
              </w:rPr>
            </w:pPr>
            <w:r w:rsidRPr="001D450F">
              <w:t>1.05</w:t>
            </w:r>
            <w:r w:rsidRPr="001D450F">
              <w:rPr>
                <w:rFonts w:hint="eastAsia"/>
              </w:rPr>
              <w:t>±</w:t>
            </w:r>
            <w:r w:rsidRPr="001D450F">
              <w:t>0.04</w:t>
            </w:r>
          </w:p>
        </w:tc>
      </w:tr>
      <w:tr w:rsidR="00BB5948" w:rsidRPr="001D450F" w14:paraId="32E7F88E" w14:textId="77777777" w:rsidTr="00305F9D">
        <w:tc>
          <w:tcPr>
            <w:tcW w:w="2518" w:type="dxa"/>
          </w:tcPr>
          <w:p w14:paraId="26F3090C" w14:textId="77777777" w:rsidR="00BB5948" w:rsidRPr="001D450F" w:rsidRDefault="00BB5948" w:rsidP="00305F9D">
            <w:pPr>
              <w:jc w:val="center"/>
              <w:rPr>
                <w:rFonts w:cs="宋体"/>
              </w:rPr>
            </w:pPr>
            <w:r w:rsidRPr="001D450F">
              <w:rPr>
                <w:rFonts w:hint="eastAsia"/>
              </w:rPr>
              <w:t>梭状回</w:t>
            </w:r>
          </w:p>
        </w:tc>
        <w:tc>
          <w:tcPr>
            <w:tcW w:w="1936" w:type="dxa"/>
          </w:tcPr>
          <w:p w14:paraId="54AEEA13" w14:textId="77777777" w:rsidR="00BB5948" w:rsidRPr="001D450F" w:rsidRDefault="00BB5948" w:rsidP="00305F9D">
            <w:pPr>
              <w:jc w:val="center"/>
              <w:rPr>
                <w:rFonts w:cs="宋体"/>
              </w:rPr>
            </w:pPr>
            <w:r w:rsidRPr="001D450F">
              <w:t>1.05</w:t>
            </w:r>
            <w:r w:rsidRPr="001D450F">
              <w:rPr>
                <w:rFonts w:hint="eastAsia"/>
              </w:rPr>
              <w:t>±</w:t>
            </w:r>
            <w:r w:rsidRPr="001D450F">
              <w:t>0.09</w:t>
            </w:r>
          </w:p>
        </w:tc>
        <w:tc>
          <w:tcPr>
            <w:tcW w:w="0" w:type="auto"/>
          </w:tcPr>
          <w:p w14:paraId="5556B723" w14:textId="77777777" w:rsidR="00BB5948" w:rsidRPr="001D450F" w:rsidRDefault="00BB5948" w:rsidP="00305F9D">
            <w:pPr>
              <w:jc w:val="center"/>
              <w:rPr>
                <w:rFonts w:cs="宋体"/>
              </w:rPr>
            </w:pPr>
            <w:r w:rsidRPr="001D450F">
              <w:t>1.09</w:t>
            </w:r>
            <w:r w:rsidRPr="001D450F">
              <w:rPr>
                <w:rFonts w:hint="eastAsia"/>
              </w:rPr>
              <w:t>±</w:t>
            </w:r>
            <w:r w:rsidRPr="001D450F">
              <w:t>0.08</w:t>
            </w:r>
          </w:p>
        </w:tc>
        <w:tc>
          <w:tcPr>
            <w:tcW w:w="0" w:type="auto"/>
          </w:tcPr>
          <w:p w14:paraId="7ABCAA8E" w14:textId="77777777" w:rsidR="00BB5948" w:rsidRPr="001D450F" w:rsidRDefault="00BB5948" w:rsidP="00305F9D">
            <w:pPr>
              <w:jc w:val="center"/>
              <w:rPr>
                <w:rFonts w:cs="宋体"/>
              </w:rPr>
            </w:pPr>
            <w:r w:rsidRPr="001D450F">
              <w:t>1.07</w:t>
            </w:r>
            <w:r w:rsidRPr="001D450F">
              <w:rPr>
                <w:rFonts w:hint="eastAsia"/>
              </w:rPr>
              <w:t>±</w:t>
            </w:r>
            <w:r w:rsidRPr="001D450F">
              <w:t>0.08</w:t>
            </w:r>
          </w:p>
        </w:tc>
      </w:tr>
      <w:tr w:rsidR="00BB5948" w:rsidRPr="001D450F" w14:paraId="516A17E6" w14:textId="77777777" w:rsidTr="00305F9D">
        <w:tc>
          <w:tcPr>
            <w:tcW w:w="2518" w:type="dxa"/>
          </w:tcPr>
          <w:p w14:paraId="083739E1" w14:textId="77777777" w:rsidR="00BB5948" w:rsidRPr="001D450F" w:rsidRDefault="00BB5948" w:rsidP="00305F9D">
            <w:pPr>
              <w:jc w:val="center"/>
              <w:rPr>
                <w:rFonts w:cs="宋体"/>
              </w:rPr>
            </w:pPr>
            <w:r w:rsidRPr="001D450F">
              <w:rPr>
                <w:rFonts w:hint="eastAsia"/>
              </w:rPr>
              <w:t>颞后回</w:t>
            </w:r>
          </w:p>
        </w:tc>
        <w:tc>
          <w:tcPr>
            <w:tcW w:w="1936" w:type="dxa"/>
          </w:tcPr>
          <w:p w14:paraId="49B41B7E" w14:textId="77777777" w:rsidR="00BB5948" w:rsidRPr="001D450F" w:rsidRDefault="00BB5948" w:rsidP="00305F9D">
            <w:pPr>
              <w:jc w:val="center"/>
              <w:rPr>
                <w:rFonts w:cs="宋体"/>
              </w:rPr>
            </w:pPr>
            <w:r w:rsidRPr="001D450F">
              <w:t>1.07</w:t>
            </w:r>
            <w:r w:rsidRPr="001D450F">
              <w:rPr>
                <w:rFonts w:hint="eastAsia"/>
              </w:rPr>
              <w:t>±</w:t>
            </w:r>
            <w:r w:rsidRPr="001D450F">
              <w:t>0.03</w:t>
            </w:r>
          </w:p>
        </w:tc>
        <w:tc>
          <w:tcPr>
            <w:tcW w:w="0" w:type="auto"/>
          </w:tcPr>
          <w:p w14:paraId="1D8F97CD" w14:textId="77777777" w:rsidR="00BB5948" w:rsidRPr="001D450F" w:rsidRDefault="00BB5948" w:rsidP="00305F9D">
            <w:pPr>
              <w:jc w:val="center"/>
              <w:rPr>
                <w:rFonts w:cs="宋体"/>
              </w:rPr>
            </w:pPr>
            <w:r w:rsidRPr="001D450F">
              <w:t>1.09</w:t>
            </w:r>
            <w:r w:rsidRPr="001D450F">
              <w:rPr>
                <w:rFonts w:hint="eastAsia"/>
              </w:rPr>
              <w:t>±</w:t>
            </w:r>
            <w:r w:rsidRPr="001D450F">
              <w:t>0.05</w:t>
            </w:r>
          </w:p>
        </w:tc>
        <w:tc>
          <w:tcPr>
            <w:tcW w:w="0" w:type="auto"/>
          </w:tcPr>
          <w:p w14:paraId="28BF63F3" w14:textId="77777777" w:rsidR="00BB5948" w:rsidRPr="001D450F" w:rsidRDefault="00BB5948" w:rsidP="00305F9D">
            <w:pPr>
              <w:jc w:val="center"/>
              <w:rPr>
                <w:rFonts w:cs="宋体"/>
              </w:rPr>
            </w:pPr>
            <w:r w:rsidRPr="001D450F">
              <w:t>1.08</w:t>
            </w:r>
            <w:r w:rsidRPr="001D450F">
              <w:rPr>
                <w:rFonts w:hint="eastAsia"/>
              </w:rPr>
              <w:t>±</w:t>
            </w:r>
            <w:r w:rsidRPr="001D450F">
              <w:t>0.04</w:t>
            </w:r>
          </w:p>
        </w:tc>
      </w:tr>
      <w:tr w:rsidR="00BB5948" w:rsidRPr="001D450F" w14:paraId="0F0D2B97" w14:textId="77777777" w:rsidTr="00305F9D">
        <w:tc>
          <w:tcPr>
            <w:tcW w:w="2518" w:type="dxa"/>
          </w:tcPr>
          <w:p w14:paraId="6E23BC5A" w14:textId="77777777" w:rsidR="00BB5948" w:rsidRPr="001D450F" w:rsidRDefault="00BB5948" w:rsidP="00305F9D">
            <w:pPr>
              <w:jc w:val="center"/>
              <w:rPr>
                <w:rFonts w:cs="宋体"/>
              </w:rPr>
            </w:pPr>
            <w:r w:rsidRPr="001D450F">
              <w:rPr>
                <w:rFonts w:hint="eastAsia"/>
              </w:rPr>
              <w:t>颞上回前部</w:t>
            </w:r>
          </w:p>
        </w:tc>
        <w:tc>
          <w:tcPr>
            <w:tcW w:w="1936" w:type="dxa"/>
          </w:tcPr>
          <w:p w14:paraId="6BFDB4D1" w14:textId="77777777" w:rsidR="00BB5948" w:rsidRPr="001D450F" w:rsidRDefault="00BB5948" w:rsidP="00305F9D">
            <w:pPr>
              <w:jc w:val="center"/>
              <w:rPr>
                <w:rFonts w:cs="宋体"/>
              </w:rPr>
            </w:pPr>
            <w:r w:rsidRPr="001D450F">
              <w:t>0.99</w:t>
            </w:r>
            <w:r w:rsidRPr="001D450F">
              <w:rPr>
                <w:rFonts w:hint="eastAsia"/>
              </w:rPr>
              <w:t>±</w:t>
            </w:r>
            <w:r w:rsidRPr="001D450F">
              <w:t>0.21</w:t>
            </w:r>
          </w:p>
        </w:tc>
        <w:tc>
          <w:tcPr>
            <w:tcW w:w="0" w:type="auto"/>
          </w:tcPr>
          <w:p w14:paraId="7F0E93F5" w14:textId="77777777" w:rsidR="00BB5948" w:rsidRPr="001D450F" w:rsidRDefault="00BB5948" w:rsidP="00305F9D">
            <w:pPr>
              <w:jc w:val="center"/>
              <w:rPr>
                <w:rFonts w:cs="宋体"/>
              </w:rPr>
            </w:pPr>
            <w:r w:rsidRPr="001D450F">
              <w:t>0.94</w:t>
            </w:r>
            <w:r w:rsidRPr="001D450F">
              <w:rPr>
                <w:rFonts w:hint="eastAsia"/>
              </w:rPr>
              <w:t>±</w:t>
            </w:r>
            <w:r w:rsidRPr="001D450F">
              <w:t>0.07</w:t>
            </w:r>
          </w:p>
        </w:tc>
        <w:tc>
          <w:tcPr>
            <w:tcW w:w="0" w:type="auto"/>
          </w:tcPr>
          <w:p w14:paraId="6D4F1CB5" w14:textId="77777777" w:rsidR="00BB5948" w:rsidRPr="001D450F" w:rsidRDefault="00BB5948" w:rsidP="00305F9D">
            <w:pPr>
              <w:jc w:val="center"/>
              <w:rPr>
                <w:rFonts w:cs="宋体"/>
              </w:rPr>
            </w:pPr>
            <w:r w:rsidRPr="001D450F">
              <w:t>0.96</w:t>
            </w:r>
            <w:r w:rsidRPr="001D450F">
              <w:rPr>
                <w:rFonts w:hint="eastAsia"/>
              </w:rPr>
              <w:t>±</w:t>
            </w:r>
            <w:r w:rsidRPr="001D450F">
              <w:t>0.15</w:t>
            </w:r>
          </w:p>
        </w:tc>
      </w:tr>
      <w:tr w:rsidR="00BB5948" w:rsidRPr="001D450F" w14:paraId="4009229C" w14:textId="77777777" w:rsidTr="00305F9D">
        <w:tc>
          <w:tcPr>
            <w:tcW w:w="2518" w:type="dxa"/>
          </w:tcPr>
          <w:p w14:paraId="074DFFA0" w14:textId="77777777" w:rsidR="00BB5948" w:rsidRPr="001D450F" w:rsidRDefault="00BB5948" w:rsidP="00305F9D">
            <w:pPr>
              <w:jc w:val="center"/>
              <w:rPr>
                <w:rFonts w:cs="宋体"/>
              </w:rPr>
            </w:pPr>
            <w:r w:rsidRPr="001D450F">
              <w:rPr>
                <w:rFonts w:hint="eastAsia"/>
              </w:rPr>
              <w:t>顶叶</w:t>
            </w:r>
            <w:r w:rsidRPr="001D450F">
              <w:t>-</w:t>
            </w:r>
            <w:r w:rsidRPr="001D450F">
              <w:rPr>
                <w:rFonts w:hint="eastAsia"/>
              </w:rPr>
              <w:t>中央后回</w:t>
            </w:r>
          </w:p>
        </w:tc>
        <w:tc>
          <w:tcPr>
            <w:tcW w:w="1936" w:type="dxa"/>
          </w:tcPr>
          <w:p w14:paraId="56544057" w14:textId="77777777" w:rsidR="00BB5948" w:rsidRPr="001D450F" w:rsidRDefault="00BB5948" w:rsidP="00305F9D">
            <w:pPr>
              <w:jc w:val="center"/>
              <w:rPr>
                <w:rFonts w:cs="宋体"/>
              </w:rPr>
            </w:pPr>
            <w:r w:rsidRPr="001D450F">
              <w:t>1.08</w:t>
            </w:r>
            <w:r w:rsidRPr="001D450F">
              <w:rPr>
                <w:rFonts w:hint="eastAsia"/>
              </w:rPr>
              <w:t>±</w:t>
            </w:r>
            <w:r w:rsidRPr="001D450F">
              <w:t>0.03</w:t>
            </w:r>
          </w:p>
        </w:tc>
        <w:tc>
          <w:tcPr>
            <w:tcW w:w="0" w:type="auto"/>
          </w:tcPr>
          <w:p w14:paraId="793531AD" w14:textId="77777777" w:rsidR="00BB5948" w:rsidRPr="001D450F" w:rsidRDefault="00BB5948" w:rsidP="00305F9D">
            <w:pPr>
              <w:jc w:val="center"/>
              <w:rPr>
                <w:rFonts w:cs="宋体"/>
              </w:rPr>
            </w:pPr>
            <w:r w:rsidRPr="001D450F">
              <w:t>1.10</w:t>
            </w:r>
            <w:r w:rsidRPr="001D450F">
              <w:rPr>
                <w:rFonts w:hint="eastAsia"/>
              </w:rPr>
              <w:t>±</w:t>
            </w:r>
            <w:r w:rsidRPr="001D450F">
              <w:t>0.04</w:t>
            </w:r>
          </w:p>
        </w:tc>
        <w:tc>
          <w:tcPr>
            <w:tcW w:w="0" w:type="auto"/>
          </w:tcPr>
          <w:p w14:paraId="08BFC585" w14:textId="77777777" w:rsidR="00BB5948" w:rsidRPr="001D450F" w:rsidRDefault="00BB5948" w:rsidP="00305F9D">
            <w:pPr>
              <w:jc w:val="center"/>
              <w:rPr>
                <w:rFonts w:cs="宋体"/>
              </w:rPr>
            </w:pPr>
            <w:r w:rsidRPr="001D450F">
              <w:t>1.09</w:t>
            </w:r>
            <w:r w:rsidRPr="001D450F">
              <w:rPr>
                <w:rFonts w:hint="eastAsia"/>
              </w:rPr>
              <w:t>±</w:t>
            </w:r>
            <w:r w:rsidRPr="001D450F">
              <w:t>0.04</w:t>
            </w:r>
          </w:p>
        </w:tc>
      </w:tr>
      <w:tr w:rsidR="00BB5948" w:rsidRPr="001D450F" w14:paraId="61DE9B25" w14:textId="77777777" w:rsidTr="00305F9D">
        <w:tc>
          <w:tcPr>
            <w:tcW w:w="2518" w:type="dxa"/>
          </w:tcPr>
          <w:p w14:paraId="3981835A" w14:textId="77777777" w:rsidR="00BB5948" w:rsidRPr="001D450F" w:rsidRDefault="00BB5948" w:rsidP="00305F9D">
            <w:pPr>
              <w:jc w:val="center"/>
              <w:rPr>
                <w:rFonts w:cs="宋体"/>
              </w:rPr>
            </w:pPr>
            <w:r w:rsidRPr="001D450F">
              <w:rPr>
                <w:rFonts w:hint="eastAsia"/>
              </w:rPr>
              <w:t>顶叶</w:t>
            </w:r>
            <w:r w:rsidRPr="001D450F">
              <w:t>-</w:t>
            </w:r>
            <w:r w:rsidRPr="001D450F">
              <w:rPr>
                <w:rFonts w:hint="eastAsia"/>
              </w:rPr>
              <w:t>顶上回</w:t>
            </w:r>
          </w:p>
        </w:tc>
        <w:tc>
          <w:tcPr>
            <w:tcW w:w="1936" w:type="dxa"/>
          </w:tcPr>
          <w:p w14:paraId="3898F4E1" w14:textId="77777777" w:rsidR="00BB5948" w:rsidRPr="001D450F" w:rsidRDefault="00BB5948" w:rsidP="00305F9D">
            <w:pPr>
              <w:jc w:val="center"/>
              <w:rPr>
                <w:rFonts w:cs="宋体"/>
              </w:rPr>
            </w:pPr>
            <w:r w:rsidRPr="001D450F">
              <w:t>1.07</w:t>
            </w:r>
            <w:r w:rsidRPr="001D450F">
              <w:rPr>
                <w:rFonts w:hint="eastAsia"/>
              </w:rPr>
              <w:t>±</w:t>
            </w:r>
            <w:r w:rsidRPr="001D450F">
              <w:t>0.03</w:t>
            </w:r>
          </w:p>
        </w:tc>
        <w:tc>
          <w:tcPr>
            <w:tcW w:w="0" w:type="auto"/>
          </w:tcPr>
          <w:p w14:paraId="5EF725C4" w14:textId="77777777" w:rsidR="00BB5948" w:rsidRPr="001D450F" w:rsidRDefault="00BB5948" w:rsidP="00305F9D">
            <w:pPr>
              <w:jc w:val="center"/>
              <w:rPr>
                <w:rFonts w:cs="宋体"/>
              </w:rPr>
            </w:pPr>
            <w:r w:rsidRPr="001D450F">
              <w:t>1.06</w:t>
            </w:r>
            <w:r w:rsidRPr="001D450F">
              <w:rPr>
                <w:rFonts w:hint="eastAsia"/>
              </w:rPr>
              <w:t>±</w:t>
            </w:r>
            <w:r w:rsidRPr="001D450F">
              <w:t>0.03</w:t>
            </w:r>
          </w:p>
        </w:tc>
        <w:tc>
          <w:tcPr>
            <w:tcW w:w="0" w:type="auto"/>
          </w:tcPr>
          <w:p w14:paraId="4A70BBBA" w14:textId="77777777" w:rsidR="00BB5948" w:rsidRPr="001D450F" w:rsidRDefault="00BB5948" w:rsidP="00305F9D">
            <w:pPr>
              <w:jc w:val="center"/>
              <w:rPr>
                <w:rFonts w:cs="宋体"/>
              </w:rPr>
            </w:pPr>
            <w:r w:rsidRPr="001D450F">
              <w:t>1.06</w:t>
            </w:r>
            <w:r w:rsidRPr="001D450F">
              <w:rPr>
                <w:rFonts w:hint="eastAsia"/>
              </w:rPr>
              <w:t>±</w:t>
            </w:r>
            <w:r w:rsidRPr="001D450F">
              <w:t>0.03</w:t>
            </w:r>
          </w:p>
        </w:tc>
      </w:tr>
      <w:tr w:rsidR="00BB5948" w:rsidRPr="001D450F" w14:paraId="0DD4B7C6" w14:textId="77777777" w:rsidTr="00305F9D">
        <w:tc>
          <w:tcPr>
            <w:tcW w:w="2518" w:type="dxa"/>
          </w:tcPr>
          <w:p w14:paraId="33F2CCB5" w14:textId="77777777" w:rsidR="00BB5948" w:rsidRPr="001D450F" w:rsidRDefault="00BB5948" w:rsidP="00305F9D">
            <w:pPr>
              <w:jc w:val="center"/>
              <w:rPr>
                <w:rFonts w:cs="宋体"/>
              </w:rPr>
            </w:pPr>
            <w:r w:rsidRPr="001D450F">
              <w:rPr>
                <w:rFonts w:hint="eastAsia"/>
              </w:rPr>
              <w:t>顶叶余下部分</w:t>
            </w:r>
          </w:p>
        </w:tc>
        <w:tc>
          <w:tcPr>
            <w:tcW w:w="1936" w:type="dxa"/>
          </w:tcPr>
          <w:p w14:paraId="04A415AC" w14:textId="77777777" w:rsidR="00BB5948" w:rsidRPr="001D450F" w:rsidRDefault="00BB5948" w:rsidP="00305F9D">
            <w:pPr>
              <w:jc w:val="center"/>
              <w:rPr>
                <w:rFonts w:cs="宋体"/>
              </w:rPr>
            </w:pPr>
            <w:r w:rsidRPr="001D450F">
              <w:t>1.04</w:t>
            </w:r>
            <w:r w:rsidRPr="001D450F">
              <w:rPr>
                <w:rFonts w:hint="eastAsia"/>
              </w:rPr>
              <w:t>±</w:t>
            </w:r>
            <w:r w:rsidRPr="001D450F">
              <w:t>0.02</w:t>
            </w:r>
          </w:p>
        </w:tc>
        <w:tc>
          <w:tcPr>
            <w:tcW w:w="0" w:type="auto"/>
          </w:tcPr>
          <w:p w14:paraId="25E019C3" w14:textId="77777777" w:rsidR="00BB5948" w:rsidRPr="001D450F" w:rsidRDefault="00BB5948" w:rsidP="00305F9D">
            <w:pPr>
              <w:jc w:val="center"/>
              <w:rPr>
                <w:rFonts w:cs="宋体"/>
              </w:rPr>
            </w:pPr>
            <w:r w:rsidRPr="001D450F">
              <w:t>1.05</w:t>
            </w:r>
            <w:r w:rsidRPr="001D450F">
              <w:rPr>
                <w:rFonts w:hint="eastAsia"/>
              </w:rPr>
              <w:t>±</w:t>
            </w:r>
            <w:r w:rsidRPr="001D450F">
              <w:t>0.05</w:t>
            </w:r>
          </w:p>
        </w:tc>
        <w:tc>
          <w:tcPr>
            <w:tcW w:w="0" w:type="auto"/>
          </w:tcPr>
          <w:p w14:paraId="2149231C" w14:textId="77777777" w:rsidR="00BB5948" w:rsidRPr="001D450F" w:rsidRDefault="00BB5948" w:rsidP="00305F9D">
            <w:pPr>
              <w:jc w:val="center"/>
              <w:rPr>
                <w:rFonts w:cs="宋体"/>
              </w:rPr>
            </w:pPr>
            <w:r w:rsidRPr="001D450F">
              <w:t>1.04</w:t>
            </w:r>
            <w:r w:rsidRPr="001D450F">
              <w:rPr>
                <w:rFonts w:hint="eastAsia"/>
              </w:rPr>
              <w:t>±</w:t>
            </w:r>
            <w:r w:rsidRPr="001D450F">
              <w:t>0.04</w:t>
            </w:r>
          </w:p>
        </w:tc>
      </w:tr>
      <w:tr w:rsidR="00BB5948" w:rsidRPr="001D450F" w14:paraId="4DA97ED1" w14:textId="77777777" w:rsidTr="00305F9D">
        <w:tc>
          <w:tcPr>
            <w:tcW w:w="2518" w:type="dxa"/>
          </w:tcPr>
          <w:p w14:paraId="349AEF29" w14:textId="77777777" w:rsidR="00BB5948" w:rsidRPr="001D450F" w:rsidRDefault="00BB5948" w:rsidP="00305F9D">
            <w:pPr>
              <w:jc w:val="center"/>
              <w:rPr>
                <w:rFonts w:cs="宋体"/>
              </w:rPr>
            </w:pPr>
            <w:r w:rsidRPr="001D450F">
              <w:rPr>
                <w:rFonts w:hint="eastAsia"/>
              </w:rPr>
              <w:t>枕叶外侧余下部分</w:t>
            </w:r>
          </w:p>
        </w:tc>
        <w:tc>
          <w:tcPr>
            <w:tcW w:w="1936" w:type="dxa"/>
          </w:tcPr>
          <w:p w14:paraId="36D5D5A1" w14:textId="77777777" w:rsidR="00BB5948" w:rsidRPr="001D450F" w:rsidRDefault="00BB5948" w:rsidP="00305F9D">
            <w:pPr>
              <w:jc w:val="center"/>
              <w:rPr>
                <w:rFonts w:cs="宋体"/>
              </w:rPr>
            </w:pPr>
            <w:r w:rsidRPr="001D450F">
              <w:t>1.06</w:t>
            </w:r>
            <w:r w:rsidRPr="001D450F">
              <w:rPr>
                <w:rFonts w:hint="eastAsia"/>
              </w:rPr>
              <w:t>±</w:t>
            </w:r>
            <w:r w:rsidRPr="001D450F">
              <w:t>0.07</w:t>
            </w:r>
          </w:p>
        </w:tc>
        <w:tc>
          <w:tcPr>
            <w:tcW w:w="0" w:type="auto"/>
          </w:tcPr>
          <w:p w14:paraId="4471643E" w14:textId="77777777" w:rsidR="00BB5948" w:rsidRPr="001D450F" w:rsidRDefault="00BB5948" w:rsidP="00305F9D">
            <w:pPr>
              <w:jc w:val="center"/>
              <w:rPr>
                <w:rFonts w:cs="宋体"/>
              </w:rPr>
            </w:pPr>
            <w:r w:rsidRPr="001D450F">
              <w:t>1.05</w:t>
            </w:r>
            <w:r w:rsidRPr="001D450F">
              <w:rPr>
                <w:rFonts w:hint="eastAsia"/>
              </w:rPr>
              <w:t>±</w:t>
            </w:r>
            <w:r w:rsidRPr="001D450F">
              <w:t>0.05</w:t>
            </w:r>
          </w:p>
        </w:tc>
        <w:tc>
          <w:tcPr>
            <w:tcW w:w="0" w:type="auto"/>
          </w:tcPr>
          <w:p w14:paraId="4D1F87CC" w14:textId="77777777" w:rsidR="00BB5948" w:rsidRPr="001D450F" w:rsidRDefault="00BB5948" w:rsidP="00305F9D">
            <w:pPr>
              <w:jc w:val="center"/>
              <w:rPr>
                <w:rFonts w:cs="宋体"/>
              </w:rPr>
            </w:pPr>
            <w:r w:rsidRPr="001D450F">
              <w:t>1.05</w:t>
            </w:r>
            <w:r w:rsidRPr="001D450F">
              <w:rPr>
                <w:rFonts w:hint="eastAsia"/>
              </w:rPr>
              <w:t>±</w:t>
            </w:r>
            <w:r w:rsidRPr="001D450F">
              <w:t>0.06</w:t>
            </w:r>
          </w:p>
        </w:tc>
      </w:tr>
      <w:tr w:rsidR="00BB5948" w:rsidRPr="001D450F" w14:paraId="5141CCED" w14:textId="77777777" w:rsidTr="00305F9D">
        <w:tc>
          <w:tcPr>
            <w:tcW w:w="2518" w:type="dxa"/>
          </w:tcPr>
          <w:p w14:paraId="7A72EC5E" w14:textId="77777777" w:rsidR="00BB5948" w:rsidRPr="001D450F" w:rsidRDefault="00BB5948" w:rsidP="00305F9D">
            <w:pPr>
              <w:jc w:val="center"/>
              <w:rPr>
                <w:rFonts w:cs="宋体"/>
              </w:rPr>
            </w:pPr>
            <w:r w:rsidRPr="001D450F">
              <w:rPr>
                <w:rFonts w:hint="eastAsia"/>
              </w:rPr>
              <w:t>枕叶</w:t>
            </w:r>
            <w:r w:rsidRPr="001D450F">
              <w:t>-</w:t>
            </w:r>
            <w:r w:rsidRPr="001D450F">
              <w:rPr>
                <w:rFonts w:hint="eastAsia"/>
              </w:rPr>
              <w:t>舌回</w:t>
            </w:r>
          </w:p>
        </w:tc>
        <w:tc>
          <w:tcPr>
            <w:tcW w:w="1936" w:type="dxa"/>
          </w:tcPr>
          <w:p w14:paraId="25E2C730" w14:textId="77777777" w:rsidR="00BB5948" w:rsidRPr="001D450F" w:rsidRDefault="00BB5948" w:rsidP="00305F9D">
            <w:pPr>
              <w:jc w:val="center"/>
              <w:rPr>
                <w:rFonts w:cs="宋体"/>
              </w:rPr>
            </w:pPr>
            <w:r w:rsidRPr="001D450F">
              <w:t>1.08</w:t>
            </w:r>
            <w:r w:rsidRPr="001D450F">
              <w:rPr>
                <w:rFonts w:hint="eastAsia"/>
              </w:rPr>
              <w:t>±</w:t>
            </w:r>
            <w:r w:rsidRPr="001D450F">
              <w:t>0.07</w:t>
            </w:r>
          </w:p>
        </w:tc>
        <w:tc>
          <w:tcPr>
            <w:tcW w:w="0" w:type="auto"/>
          </w:tcPr>
          <w:p w14:paraId="08004BCA" w14:textId="77777777" w:rsidR="00BB5948" w:rsidRPr="001D450F" w:rsidRDefault="00BB5948" w:rsidP="00305F9D">
            <w:pPr>
              <w:jc w:val="center"/>
              <w:rPr>
                <w:rFonts w:cs="宋体"/>
              </w:rPr>
            </w:pPr>
            <w:r w:rsidRPr="001D450F">
              <w:t>1.07</w:t>
            </w:r>
            <w:r w:rsidRPr="001D450F">
              <w:rPr>
                <w:rFonts w:hint="eastAsia"/>
              </w:rPr>
              <w:t>±</w:t>
            </w:r>
            <w:r w:rsidRPr="001D450F">
              <w:t>0.04</w:t>
            </w:r>
          </w:p>
        </w:tc>
        <w:tc>
          <w:tcPr>
            <w:tcW w:w="0" w:type="auto"/>
          </w:tcPr>
          <w:p w14:paraId="0E684593" w14:textId="77777777" w:rsidR="00BB5948" w:rsidRPr="001D450F" w:rsidRDefault="00BB5948" w:rsidP="00305F9D">
            <w:pPr>
              <w:jc w:val="center"/>
              <w:rPr>
                <w:rFonts w:cs="宋体"/>
              </w:rPr>
            </w:pPr>
            <w:r w:rsidRPr="001D450F">
              <w:t>1.07</w:t>
            </w:r>
            <w:r w:rsidRPr="001D450F">
              <w:rPr>
                <w:rFonts w:hint="eastAsia"/>
              </w:rPr>
              <w:t>±</w:t>
            </w:r>
            <w:r w:rsidRPr="001D450F">
              <w:t>0.05</w:t>
            </w:r>
          </w:p>
        </w:tc>
      </w:tr>
      <w:tr w:rsidR="00BB5948" w:rsidRPr="001D450F" w14:paraId="12849900" w14:textId="77777777" w:rsidTr="00305F9D">
        <w:tc>
          <w:tcPr>
            <w:tcW w:w="2518" w:type="dxa"/>
          </w:tcPr>
          <w:p w14:paraId="645F8699" w14:textId="77777777" w:rsidR="00BB5948" w:rsidRPr="001D450F" w:rsidRDefault="00BB5948" w:rsidP="00305F9D">
            <w:pPr>
              <w:jc w:val="center"/>
              <w:rPr>
                <w:rFonts w:cs="宋体"/>
              </w:rPr>
            </w:pPr>
            <w:r w:rsidRPr="001D450F">
              <w:rPr>
                <w:rFonts w:hint="eastAsia"/>
              </w:rPr>
              <w:t>楔叶</w:t>
            </w:r>
          </w:p>
        </w:tc>
        <w:tc>
          <w:tcPr>
            <w:tcW w:w="1936" w:type="dxa"/>
          </w:tcPr>
          <w:p w14:paraId="3FBB8801" w14:textId="77777777" w:rsidR="00BB5948" w:rsidRPr="001D450F" w:rsidRDefault="00BB5948" w:rsidP="00305F9D">
            <w:pPr>
              <w:jc w:val="center"/>
              <w:rPr>
                <w:rFonts w:cs="宋体"/>
              </w:rPr>
            </w:pPr>
            <w:r w:rsidRPr="001D450F">
              <w:t>1.12</w:t>
            </w:r>
            <w:r w:rsidRPr="001D450F">
              <w:rPr>
                <w:rFonts w:hint="eastAsia"/>
              </w:rPr>
              <w:t>±</w:t>
            </w:r>
            <w:r w:rsidRPr="001D450F">
              <w:t>0.07</w:t>
            </w:r>
          </w:p>
        </w:tc>
        <w:tc>
          <w:tcPr>
            <w:tcW w:w="0" w:type="auto"/>
          </w:tcPr>
          <w:p w14:paraId="185D61D6" w14:textId="77777777" w:rsidR="00BB5948" w:rsidRPr="001D450F" w:rsidRDefault="00BB5948" w:rsidP="00305F9D">
            <w:pPr>
              <w:jc w:val="center"/>
              <w:rPr>
                <w:rFonts w:cs="宋体"/>
              </w:rPr>
            </w:pPr>
            <w:r w:rsidRPr="001D450F">
              <w:t>1.07</w:t>
            </w:r>
            <w:r w:rsidRPr="001D450F">
              <w:rPr>
                <w:rFonts w:hint="eastAsia"/>
              </w:rPr>
              <w:t>±</w:t>
            </w:r>
            <w:r w:rsidRPr="001D450F">
              <w:t>0.04</w:t>
            </w:r>
          </w:p>
        </w:tc>
        <w:tc>
          <w:tcPr>
            <w:tcW w:w="0" w:type="auto"/>
          </w:tcPr>
          <w:p w14:paraId="517F0F8E" w14:textId="77777777" w:rsidR="00BB5948" w:rsidRPr="001D450F" w:rsidRDefault="00BB5948" w:rsidP="00305F9D">
            <w:pPr>
              <w:jc w:val="center"/>
              <w:rPr>
                <w:rFonts w:cs="宋体"/>
              </w:rPr>
            </w:pPr>
            <w:r w:rsidRPr="001D450F">
              <w:t>1.10</w:t>
            </w:r>
            <w:r w:rsidRPr="001D450F">
              <w:rPr>
                <w:rFonts w:hint="eastAsia"/>
              </w:rPr>
              <w:t>±</w:t>
            </w:r>
            <w:r w:rsidRPr="001D450F">
              <w:t>0.06</w:t>
            </w:r>
          </w:p>
        </w:tc>
      </w:tr>
      <w:tr w:rsidR="00BB5948" w:rsidRPr="001D450F" w14:paraId="2E8D5B36" w14:textId="77777777" w:rsidTr="00305F9D">
        <w:tc>
          <w:tcPr>
            <w:tcW w:w="2518" w:type="dxa"/>
          </w:tcPr>
          <w:p w14:paraId="03EE4362" w14:textId="77777777" w:rsidR="00BB5948" w:rsidRPr="001D450F" w:rsidRDefault="00BB5948" w:rsidP="00305F9D">
            <w:pPr>
              <w:jc w:val="center"/>
              <w:rPr>
                <w:rFonts w:cs="宋体"/>
              </w:rPr>
            </w:pPr>
            <w:r w:rsidRPr="001D450F">
              <w:rPr>
                <w:rFonts w:hint="eastAsia"/>
              </w:rPr>
              <w:t>尾状核</w:t>
            </w:r>
          </w:p>
        </w:tc>
        <w:tc>
          <w:tcPr>
            <w:tcW w:w="1936" w:type="dxa"/>
          </w:tcPr>
          <w:p w14:paraId="669BCAC9" w14:textId="77777777" w:rsidR="00BB5948" w:rsidRPr="001D450F" w:rsidRDefault="00BB5948" w:rsidP="00305F9D">
            <w:pPr>
              <w:jc w:val="center"/>
              <w:rPr>
                <w:rFonts w:cs="宋体"/>
              </w:rPr>
            </w:pPr>
            <w:r w:rsidRPr="001D450F">
              <w:t>1.05</w:t>
            </w:r>
            <w:r w:rsidRPr="001D450F">
              <w:rPr>
                <w:rFonts w:hint="eastAsia"/>
              </w:rPr>
              <w:t>±</w:t>
            </w:r>
            <w:r w:rsidRPr="001D450F">
              <w:t>0.12</w:t>
            </w:r>
          </w:p>
        </w:tc>
        <w:tc>
          <w:tcPr>
            <w:tcW w:w="0" w:type="auto"/>
          </w:tcPr>
          <w:p w14:paraId="01BF661A" w14:textId="77777777" w:rsidR="00BB5948" w:rsidRPr="001D450F" w:rsidRDefault="00BB5948" w:rsidP="00305F9D">
            <w:pPr>
              <w:jc w:val="center"/>
              <w:rPr>
                <w:rFonts w:cs="宋体"/>
              </w:rPr>
            </w:pPr>
            <w:r w:rsidRPr="001D450F">
              <w:t>0.97</w:t>
            </w:r>
            <w:r w:rsidRPr="001D450F">
              <w:rPr>
                <w:rFonts w:hint="eastAsia"/>
              </w:rPr>
              <w:t>±</w:t>
            </w:r>
            <w:r w:rsidRPr="001D450F">
              <w:t>0.02</w:t>
            </w:r>
          </w:p>
        </w:tc>
        <w:tc>
          <w:tcPr>
            <w:tcW w:w="0" w:type="auto"/>
          </w:tcPr>
          <w:p w14:paraId="26BCA832" w14:textId="77777777" w:rsidR="00BB5948" w:rsidRPr="001D450F" w:rsidRDefault="00BB5948" w:rsidP="00305F9D">
            <w:pPr>
              <w:jc w:val="center"/>
              <w:rPr>
                <w:rFonts w:cs="宋体"/>
              </w:rPr>
            </w:pPr>
            <w:r w:rsidRPr="001D450F">
              <w:t>1.01</w:t>
            </w:r>
            <w:r w:rsidRPr="001D450F">
              <w:rPr>
                <w:rFonts w:hint="eastAsia"/>
              </w:rPr>
              <w:t>±</w:t>
            </w:r>
            <w:r w:rsidRPr="001D450F">
              <w:t>0.10</w:t>
            </w:r>
          </w:p>
        </w:tc>
      </w:tr>
      <w:tr w:rsidR="00BB5948" w:rsidRPr="001D450F" w14:paraId="23BE1E34" w14:textId="77777777" w:rsidTr="00305F9D">
        <w:tc>
          <w:tcPr>
            <w:tcW w:w="2518" w:type="dxa"/>
          </w:tcPr>
          <w:p w14:paraId="7FF0F750" w14:textId="77777777" w:rsidR="00BB5948" w:rsidRPr="001D450F" w:rsidRDefault="00BB5948" w:rsidP="00305F9D">
            <w:pPr>
              <w:jc w:val="center"/>
              <w:rPr>
                <w:rFonts w:cs="宋体"/>
              </w:rPr>
            </w:pPr>
            <w:r w:rsidRPr="001D450F">
              <w:rPr>
                <w:rFonts w:hint="eastAsia"/>
              </w:rPr>
              <w:t>伏隔核</w:t>
            </w:r>
          </w:p>
        </w:tc>
        <w:tc>
          <w:tcPr>
            <w:tcW w:w="1936" w:type="dxa"/>
          </w:tcPr>
          <w:p w14:paraId="5A4CA9F4" w14:textId="77777777" w:rsidR="00BB5948" w:rsidRPr="001D450F" w:rsidRDefault="00BB5948" w:rsidP="00305F9D">
            <w:pPr>
              <w:jc w:val="center"/>
              <w:rPr>
                <w:rFonts w:cs="宋体"/>
              </w:rPr>
            </w:pPr>
            <w:r w:rsidRPr="001D450F">
              <w:t>0.87</w:t>
            </w:r>
            <w:r w:rsidRPr="001D450F">
              <w:rPr>
                <w:rFonts w:hint="eastAsia"/>
              </w:rPr>
              <w:t>±</w:t>
            </w:r>
            <w:r w:rsidRPr="001D450F">
              <w:t>0.14</w:t>
            </w:r>
          </w:p>
        </w:tc>
        <w:tc>
          <w:tcPr>
            <w:tcW w:w="0" w:type="auto"/>
          </w:tcPr>
          <w:p w14:paraId="4A20D313" w14:textId="77777777" w:rsidR="00BB5948" w:rsidRPr="001D450F" w:rsidRDefault="00BB5948" w:rsidP="00305F9D">
            <w:pPr>
              <w:jc w:val="center"/>
              <w:rPr>
                <w:rFonts w:cs="宋体"/>
              </w:rPr>
            </w:pPr>
            <w:r w:rsidRPr="001D450F">
              <w:t>1.04</w:t>
            </w:r>
            <w:r w:rsidRPr="001D450F">
              <w:rPr>
                <w:rFonts w:hint="eastAsia"/>
              </w:rPr>
              <w:t>±</w:t>
            </w:r>
            <w:r w:rsidRPr="001D450F">
              <w:t>0.16</w:t>
            </w:r>
          </w:p>
        </w:tc>
        <w:tc>
          <w:tcPr>
            <w:tcW w:w="0" w:type="auto"/>
          </w:tcPr>
          <w:p w14:paraId="684E6D25" w14:textId="77777777" w:rsidR="00BB5948" w:rsidRPr="001D450F" w:rsidRDefault="00BB5948" w:rsidP="00305F9D">
            <w:pPr>
              <w:jc w:val="center"/>
              <w:rPr>
                <w:rFonts w:cs="宋体"/>
              </w:rPr>
            </w:pPr>
            <w:r w:rsidRPr="001D450F">
              <w:t>0.95</w:t>
            </w:r>
            <w:r w:rsidRPr="001D450F">
              <w:rPr>
                <w:rFonts w:hint="eastAsia"/>
              </w:rPr>
              <w:t>±</w:t>
            </w:r>
            <w:r w:rsidRPr="001D450F">
              <w:t>0.17</w:t>
            </w:r>
          </w:p>
        </w:tc>
      </w:tr>
      <w:tr w:rsidR="00BB5948" w:rsidRPr="001D450F" w14:paraId="121893CF" w14:textId="77777777" w:rsidTr="00305F9D">
        <w:tc>
          <w:tcPr>
            <w:tcW w:w="2518" w:type="dxa"/>
          </w:tcPr>
          <w:p w14:paraId="4F996ABC" w14:textId="77777777" w:rsidR="00BB5948" w:rsidRPr="001D450F" w:rsidRDefault="00BB5948" w:rsidP="00305F9D">
            <w:pPr>
              <w:jc w:val="center"/>
              <w:rPr>
                <w:rFonts w:cs="宋体"/>
              </w:rPr>
            </w:pPr>
            <w:r w:rsidRPr="001D450F">
              <w:rPr>
                <w:rFonts w:hint="eastAsia"/>
              </w:rPr>
              <w:t>壳核</w:t>
            </w:r>
          </w:p>
        </w:tc>
        <w:tc>
          <w:tcPr>
            <w:tcW w:w="1936" w:type="dxa"/>
          </w:tcPr>
          <w:p w14:paraId="4BA090D4" w14:textId="77777777" w:rsidR="00BB5948" w:rsidRPr="001D450F" w:rsidRDefault="00BB5948" w:rsidP="00305F9D">
            <w:pPr>
              <w:jc w:val="center"/>
              <w:rPr>
                <w:rFonts w:cs="宋体"/>
              </w:rPr>
            </w:pPr>
            <w:r w:rsidRPr="001D450F">
              <w:t>1.18</w:t>
            </w:r>
            <w:r w:rsidRPr="001D450F">
              <w:rPr>
                <w:rFonts w:hint="eastAsia"/>
              </w:rPr>
              <w:t>±</w:t>
            </w:r>
            <w:r w:rsidRPr="001D450F">
              <w:t>0.21</w:t>
            </w:r>
          </w:p>
        </w:tc>
        <w:tc>
          <w:tcPr>
            <w:tcW w:w="0" w:type="auto"/>
          </w:tcPr>
          <w:p w14:paraId="69E0E962" w14:textId="77777777" w:rsidR="00BB5948" w:rsidRPr="001D450F" w:rsidRDefault="00BB5948" w:rsidP="00305F9D">
            <w:pPr>
              <w:jc w:val="center"/>
              <w:rPr>
                <w:rFonts w:cs="宋体"/>
              </w:rPr>
            </w:pPr>
            <w:r w:rsidRPr="001D450F">
              <w:t>1.17</w:t>
            </w:r>
            <w:r w:rsidRPr="001D450F">
              <w:rPr>
                <w:rFonts w:hint="eastAsia"/>
              </w:rPr>
              <w:t>±</w:t>
            </w:r>
            <w:r w:rsidRPr="001D450F">
              <w:t>0.22</w:t>
            </w:r>
          </w:p>
        </w:tc>
        <w:tc>
          <w:tcPr>
            <w:tcW w:w="0" w:type="auto"/>
          </w:tcPr>
          <w:p w14:paraId="746642AB" w14:textId="77777777" w:rsidR="00BB5948" w:rsidRPr="001D450F" w:rsidRDefault="00BB5948" w:rsidP="00305F9D">
            <w:pPr>
              <w:jc w:val="center"/>
              <w:rPr>
                <w:rFonts w:cs="宋体"/>
              </w:rPr>
            </w:pPr>
            <w:r w:rsidRPr="001D450F">
              <w:t>1.17</w:t>
            </w:r>
            <w:r w:rsidRPr="001D450F">
              <w:rPr>
                <w:rFonts w:hint="eastAsia"/>
              </w:rPr>
              <w:t>±</w:t>
            </w:r>
            <w:r w:rsidRPr="001D450F">
              <w:t>0.20</w:t>
            </w:r>
          </w:p>
        </w:tc>
      </w:tr>
      <w:tr w:rsidR="00BB5948" w:rsidRPr="001D450F" w14:paraId="0C23EADC" w14:textId="77777777" w:rsidTr="00305F9D">
        <w:tc>
          <w:tcPr>
            <w:tcW w:w="2518" w:type="dxa"/>
          </w:tcPr>
          <w:p w14:paraId="53EB1F13" w14:textId="77777777" w:rsidR="00BB5948" w:rsidRPr="001D450F" w:rsidRDefault="00BB5948" w:rsidP="00305F9D">
            <w:pPr>
              <w:jc w:val="center"/>
              <w:rPr>
                <w:rFonts w:cs="宋体"/>
              </w:rPr>
            </w:pPr>
            <w:r w:rsidRPr="001D450F">
              <w:rPr>
                <w:rFonts w:hint="eastAsia"/>
              </w:rPr>
              <w:t>丘脑</w:t>
            </w:r>
          </w:p>
        </w:tc>
        <w:tc>
          <w:tcPr>
            <w:tcW w:w="1936" w:type="dxa"/>
          </w:tcPr>
          <w:p w14:paraId="7E14028D" w14:textId="77777777" w:rsidR="00BB5948" w:rsidRPr="001D450F" w:rsidRDefault="00BB5948" w:rsidP="00305F9D">
            <w:pPr>
              <w:jc w:val="center"/>
              <w:rPr>
                <w:rFonts w:cs="宋体"/>
              </w:rPr>
            </w:pPr>
            <w:r w:rsidRPr="001D450F">
              <w:t>1.18</w:t>
            </w:r>
            <w:r w:rsidRPr="001D450F">
              <w:rPr>
                <w:rFonts w:hint="eastAsia"/>
              </w:rPr>
              <w:t>±</w:t>
            </w:r>
            <w:r w:rsidRPr="001D450F">
              <w:t>0.09</w:t>
            </w:r>
          </w:p>
        </w:tc>
        <w:tc>
          <w:tcPr>
            <w:tcW w:w="0" w:type="auto"/>
          </w:tcPr>
          <w:p w14:paraId="60B2D594" w14:textId="77777777" w:rsidR="00BB5948" w:rsidRPr="001D450F" w:rsidRDefault="00BB5948" w:rsidP="00305F9D">
            <w:pPr>
              <w:jc w:val="center"/>
              <w:rPr>
                <w:rFonts w:cs="宋体"/>
              </w:rPr>
            </w:pPr>
            <w:r w:rsidRPr="001D450F">
              <w:t>1.12</w:t>
            </w:r>
            <w:r w:rsidRPr="001D450F">
              <w:rPr>
                <w:rFonts w:hint="eastAsia"/>
              </w:rPr>
              <w:t>±</w:t>
            </w:r>
            <w:r w:rsidRPr="001D450F">
              <w:t>0.10</w:t>
            </w:r>
          </w:p>
        </w:tc>
        <w:tc>
          <w:tcPr>
            <w:tcW w:w="0" w:type="auto"/>
          </w:tcPr>
          <w:p w14:paraId="47B8806F" w14:textId="77777777" w:rsidR="00BB5948" w:rsidRPr="001D450F" w:rsidRDefault="00BB5948" w:rsidP="00305F9D">
            <w:pPr>
              <w:jc w:val="center"/>
              <w:rPr>
                <w:rFonts w:cs="宋体"/>
              </w:rPr>
            </w:pPr>
            <w:r w:rsidRPr="001D450F">
              <w:t>1.15</w:t>
            </w:r>
            <w:r w:rsidRPr="001D450F">
              <w:rPr>
                <w:rFonts w:hint="eastAsia"/>
              </w:rPr>
              <w:t>±</w:t>
            </w:r>
            <w:r w:rsidRPr="001D450F">
              <w:t>0.09</w:t>
            </w:r>
          </w:p>
        </w:tc>
      </w:tr>
      <w:tr w:rsidR="00BB5948" w:rsidRPr="001D450F" w14:paraId="4220E080" w14:textId="77777777" w:rsidTr="00305F9D">
        <w:tc>
          <w:tcPr>
            <w:tcW w:w="2518" w:type="dxa"/>
          </w:tcPr>
          <w:p w14:paraId="58F5A6CD" w14:textId="77777777" w:rsidR="00BB5948" w:rsidRPr="001D450F" w:rsidRDefault="00BB5948" w:rsidP="00305F9D">
            <w:pPr>
              <w:jc w:val="center"/>
              <w:rPr>
                <w:rFonts w:cs="宋体"/>
              </w:rPr>
            </w:pPr>
            <w:r w:rsidRPr="001D450F">
              <w:rPr>
                <w:rFonts w:hint="eastAsia"/>
              </w:rPr>
              <w:t>苍白球</w:t>
            </w:r>
          </w:p>
        </w:tc>
        <w:tc>
          <w:tcPr>
            <w:tcW w:w="1936" w:type="dxa"/>
          </w:tcPr>
          <w:p w14:paraId="630CFF1B" w14:textId="77777777" w:rsidR="00BB5948" w:rsidRPr="001D450F" w:rsidRDefault="00BB5948" w:rsidP="00305F9D">
            <w:pPr>
              <w:jc w:val="center"/>
              <w:rPr>
                <w:rFonts w:cs="宋体"/>
              </w:rPr>
            </w:pPr>
            <w:r w:rsidRPr="001D450F">
              <w:t>1.38</w:t>
            </w:r>
            <w:r w:rsidRPr="001D450F">
              <w:rPr>
                <w:rFonts w:hint="eastAsia"/>
              </w:rPr>
              <w:t>±</w:t>
            </w:r>
            <w:r w:rsidRPr="001D450F">
              <w:t>0.33</w:t>
            </w:r>
          </w:p>
        </w:tc>
        <w:tc>
          <w:tcPr>
            <w:tcW w:w="0" w:type="auto"/>
          </w:tcPr>
          <w:p w14:paraId="04A39996" w14:textId="77777777" w:rsidR="00BB5948" w:rsidRPr="001D450F" w:rsidRDefault="00BB5948" w:rsidP="00305F9D">
            <w:pPr>
              <w:jc w:val="center"/>
              <w:rPr>
                <w:rFonts w:cs="宋体"/>
              </w:rPr>
            </w:pPr>
            <w:r w:rsidRPr="001D450F">
              <w:t>1.37</w:t>
            </w:r>
            <w:r w:rsidRPr="001D450F">
              <w:rPr>
                <w:rFonts w:hint="eastAsia"/>
              </w:rPr>
              <w:t>±</w:t>
            </w:r>
            <w:r w:rsidRPr="001D450F">
              <w:t>0.33</w:t>
            </w:r>
          </w:p>
        </w:tc>
        <w:tc>
          <w:tcPr>
            <w:tcW w:w="0" w:type="auto"/>
          </w:tcPr>
          <w:p w14:paraId="1347BCC0" w14:textId="77777777" w:rsidR="00BB5948" w:rsidRPr="001D450F" w:rsidRDefault="00BB5948" w:rsidP="00305F9D">
            <w:pPr>
              <w:jc w:val="center"/>
              <w:rPr>
                <w:rFonts w:cs="宋体"/>
              </w:rPr>
            </w:pPr>
            <w:r w:rsidRPr="001D450F">
              <w:t>1.37</w:t>
            </w:r>
            <w:r w:rsidRPr="001D450F">
              <w:rPr>
                <w:rFonts w:hint="eastAsia"/>
              </w:rPr>
              <w:t>±</w:t>
            </w:r>
            <w:r w:rsidRPr="001D450F">
              <w:t>0.31</w:t>
            </w:r>
          </w:p>
        </w:tc>
      </w:tr>
      <w:tr w:rsidR="00BB5948" w:rsidRPr="001D450F" w14:paraId="62CE61F7" w14:textId="77777777" w:rsidTr="00305F9D">
        <w:tc>
          <w:tcPr>
            <w:tcW w:w="2518" w:type="dxa"/>
          </w:tcPr>
          <w:p w14:paraId="025164AC" w14:textId="77777777" w:rsidR="00BB5948" w:rsidRPr="001D450F" w:rsidRDefault="00BB5948" w:rsidP="00305F9D">
            <w:pPr>
              <w:jc w:val="center"/>
              <w:rPr>
                <w:rFonts w:cs="宋体"/>
              </w:rPr>
            </w:pPr>
            <w:r w:rsidRPr="001D450F">
              <w:rPr>
                <w:rFonts w:hint="eastAsia"/>
              </w:rPr>
              <w:t>黑质</w:t>
            </w:r>
          </w:p>
        </w:tc>
        <w:tc>
          <w:tcPr>
            <w:tcW w:w="1936" w:type="dxa"/>
          </w:tcPr>
          <w:p w14:paraId="078FC99E" w14:textId="77777777" w:rsidR="00BB5948" w:rsidRPr="001D450F" w:rsidRDefault="00BB5948" w:rsidP="00305F9D">
            <w:pPr>
              <w:jc w:val="center"/>
              <w:rPr>
                <w:rFonts w:cs="宋体"/>
              </w:rPr>
            </w:pPr>
            <w:r w:rsidRPr="001D450F">
              <w:t>1.43</w:t>
            </w:r>
            <w:r w:rsidRPr="001D450F">
              <w:rPr>
                <w:rFonts w:hint="eastAsia"/>
              </w:rPr>
              <w:t>±</w:t>
            </w:r>
            <w:r w:rsidRPr="001D450F">
              <w:t>0.31</w:t>
            </w:r>
          </w:p>
        </w:tc>
        <w:tc>
          <w:tcPr>
            <w:tcW w:w="0" w:type="auto"/>
          </w:tcPr>
          <w:p w14:paraId="32366F8B" w14:textId="77777777" w:rsidR="00BB5948" w:rsidRPr="001D450F" w:rsidRDefault="00BB5948" w:rsidP="00305F9D">
            <w:pPr>
              <w:jc w:val="center"/>
              <w:rPr>
                <w:rFonts w:cs="宋体"/>
              </w:rPr>
            </w:pPr>
            <w:r w:rsidRPr="001D450F">
              <w:t>1.34</w:t>
            </w:r>
            <w:r w:rsidRPr="001D450F">
              <w:rPr>
                <w:rFonts w:hint="eastAsia"/>
              </w:rPr>
              <w:t>±</w:t>
            </w:r>
            <w:r w:rsidRPr="001D450F">
              <w:t>0.24</w:t>
            </w:r>
          </w:p>
        </w:tc>
        <w:tc>
          <w:tcPr>
            <w:tcW w:w="0" w:type="auto"/>
          </w:tcPr>
          <w:p w14:paraId="6D61FA5B" w14:textId="77777777" w:rsidR="00BB5948" w:rsidRPr="001D450F" w:rsidRDefault="00BB5948" w:rsidP="00305F9D">
            <w:pPr>
              <w:jc w:val="center"/>
              <w:rPr>
                <w:rFonts w:cs="宋体"/>
              </w:rPr>
            </w:pPr>
            <w:r w:rsidRPr="001D450F">
              <w:t>1.38</w:t>
            </w:r>
            <w:r w:rsidRPr="001D450F">
              <w:rPr>
                <w:rFonts w:hint="eastAsia"/>
              </w:rPr>
              <w:t>±</w:t>
            </w:r>
            <w:r w:rsidRPr="001D450F">
              <w:t>0.26</w:t>
            </w:r>
          </w:p>
        </w:tc>
      </w:tr>
      <w:tr w:rsidR="00BB5948" w:rsidRPr="001D450F" w14:paraId="5B99D74E" w14:textId="77777777" w:rsidTr="00305F9D">
        <w:tc>
          <w:tcPr>
            <w:tcW w:w="2518" w:type="dxa"/>
          </w:tcPr>
          <w:p w14:paraId="22912E5A" w14:textId="77777777" w:rsidR="00BB5948" w:rsidRPr="001D450F" w:rsidRDefault="00BB5948" w:rsidP="00305F9D">
            <w:pPr>
              <w:jc w:val="center"/>
              <w:rPr>
                <w:rFonts w:cs="宋体"/>
              </w:rPr>
            </w:pPr>
            <w:r w:rsidRPr="001D450F">
              <w:rPr>
                <w:rFonts w:hint="eastAsia"/>
              </w:rPr>
              <w:t>岛叶</w:t>
            </w:r>
          </w:p>
        </w:tc>
        <w:tc>
          <w:tcPr>
            <w:tcW w:w="1936" w:type="dxa"/>
          </w:tcPr>
          <w:p w14:paraId="36AC0292" w14:textId="77777777" w:rsidR="00BB5948" w:rsidRPr="001D450F" w:rsidRDefault="00BB5948" w:rsidP="00305F9D">
            <w:pPr>
              <w:jc w:val="center"/>
              <w:rPr>
                <w:rFonts w:cs="宋体"/>
              </w:rPr>
            </w:pPr>
            <w:r w:rsidRPr="001D450F">
              <w:t>1.09</w:t>
            </w:r>
            <w:r w:rsidRPr="001D450F">
              <w:rPr>
                <w:rFonts w:hint="eastAsia"/>
              </w:rPr>
              <w:t>±</w:t>
            </w:r>
            <w:r w:rsidRPr="001D450F">
              <w:t>0.07</w:t>
            </w:r>
          </w:p>
        </w:tc>
        <w:tc>
          <w:tcPr>
            <w:tcW w:w="0" w:type="auto"/>
          </w:tcPr>
          <w:p w14:paraId="7FEB66A3" w14:textId="77777777" w:rsidR="00BB5948" w:rsidRPr="001D450F" w:rsidRDefault="00BB5948" w:rsidP="00305F9D">
            <w:pPr>
              <w:jc w:val="center"/>
              <w:rPr>
                <w:rFonts w:cs="宋体"/>
              </w:rPr>
            </w:pPr>
            <w:r w:rsidRPr="001D450F">
              <w:t>1.16</w:t>
            </w:r>
            <w:r w:rsidRPr="001D450F">
              <w:rPr>
                <w:rFonts w:hint="eastAsia"/>
              </w:rPr>
              <w:t>±</w:t>
            </w:r>
            <w:r w:rsidRPr="001D450F">
              <w:t>0.08</w:t>
            </w:r>
          </w:p>
        </w:tc>
        <w:tc>
          <w:tcPr>
            <w:tcW w:w="0" w:type="auto"/>
          </w:tcPr>
          <w:p w14:paraId="04CD85FC" w14:textId="77777777" w:rsidR="00BB5948" w:rsidRPr="001D450F" w:rsidRDefault="00BB5948" w:rsidP="00305F9D">
            <w:pPr>
              <w:jc w:val="center"/>
              <w:rPr>
                <w:rFonts w:cs="宋体"/>
              </w:rPr>
            </w:pPr>
            <w:r w:rsidRPr="001D450F">
              <w:t>1.13</w:t>
            </w:r>
            <w:r w:rsidRPr="001D450F">
              <w:rPr>
                <w:rFonts w:hint="eastAsia"/>
              </w:rPr>
              <w:t>±</w:t>
            </w:r>
            <w:r w:rsidRPr="001D450F">
              <w:t>0.08</w:t>
            </w:r>
          </w:p>
        </w:tc>
      </w:tr>
      <w:tr w:rsidR="00BB5948" w:rsidRPr="001D450F" w14:paraId="452FDB79" w14:textId="77777777" w:rsidTr="00305F9D">
        <w:tc>
          <w:tcPr>
            <w:tcW w:w="2518" w:type="dxa"/>
          </w:tcPr>
          <w:p w14:paraId="37E5C578" w14:textId="77777777" w:rsidR="00BB5948" w:rsidRPr="001D450F" w:rsidRDefault="00BB5948" w:rsidP="00305F9D">
            <w:pPr>
              <w:jc w:val="center"/>
              <w:rPr>
                <w:rFonts w:cs="宋体"/>
              </w:rPr>
            </w:pPr>
            <w:r w:rsidRPr="001D450F">
              <w:rPr>
                <w:rFonts w:hint="eastAsia"/>
              </w:rPr>
              <w:t>扣带回前部</w:t>
            </w:r>
          </w:p>
        </w:tc>
        <w:tc>
          <w:tcPr>
            <w:tcW w:w="1936" w:type="dxa"/>
          </w:tcPr>
          <w:p w14:paraId="04D56949" w14:textId="77777777" w:rsidR="00BB5948" w:rsidRPr="001D450F" w:rsidRDefault="00BB5948" w:rsidP="00305F9D">
            <w:pPr>
              <w:jc w:val="center"/>
              <w:rPr>
                <w:rFonts w:cs="宋体"/>
              </w:rPr>
            </w:pPr>
            <w:r w:rsidRPr="001D450F">
              <w:t>1.22</w:t>
            </w:r>
            <w:r w:rsidRPr="001D450F">
              <w:rPr>
                <w:rFonts w:hint="eastAsia"/>
              </w:rPr>
              <w:t>±</w:t>
            </w:r>
            <w:r w:rsidRPr="001D450F">
              <w:t>0.14</w:t>
            </w:r>
          </w:p>
        </w:tc>
        <w:tc>
          <w:tcPr>
            <w:tcW w:w="0" w:type="auto"/>
          </w:tcPr>
          <w:p w14:paraId="0A34BD16" w14:textId="77777777" w:rsidR="00BB5948" w:rsidRPr="001D450F" w:rsidRDefault="00BB5948" w:rsidP="00305F9D">
            <w:pPr>
              <w:jc w:val="center"/>
              <w:rPr>
                <w:rFonts w:cs="宋体"/>
              </w:rPr>
            </w:pPr>
            <w:r w:rsidRPr="001D450F">
              <w:t>1.07</w:t>
            </w:r>
            <w:r w:rsidRPr="001D450F">
              <w:rPr>
                <w:rFonts w:hint="eastAsia"/>
              </w:rPr>
              <w:t>±</w:t>
            </w:r>
            <w:r w:rsidRPr="001D450F">
              <w:t>0.05</w:t>
            </w:r>
          </w:p>
        </w:tc>
        <w:tc>
          <w:tcPr>
            <w:tcW w:w="0" w:type="auto"/>
          </w:tcPr>
          <w:p w14:paraId="2446A4E0" w14:textId="77777777" w:rsidR="00BB5948" w:rsidRPr="001D450F" w:rsidRDefault="00BB5948" w:rsidP="00305F9D">
            <w:pPr>
              <w:jc w:val="center"/>
              <w:rPr>
                <w:rFonts w:cs="宋体"/>
              </w:rPr>
            </w:pPr>
            <w:r w:rsidRPr="001D450F">
              <w:t>1.15</w:t>
            </w:r>
            <w:r w:rsidRPr="001D450F">
              <w:rPr>
                <w:rFonts w:hint="eastAsia"/>
              </w:rPr>
              <w:t>±</w:t>
            </w:r>
            <w:r w:rsidRPr="001D450F">
              <w:t>0.13</w:t>
            </w:r>
          </w:p>
        </w:tc>
      </w:tr>
      <w:tr w:rsidR="00BB5948" w:rsidRPr="001D450F" w14:paraId="320EF4B4" w14:textId="77777777" w:rsidTr="00305F9D">
        <w:tc>
          <w:tcPr>
            <w:tcW w:w="2518" w:type="dxa"/>
          </w:tcPr>
          <w:p w14:paraId="58039057" w14:textId="77777777" w:rsidR="00BB5948" w:rsidRPr="001D450F" w:rsidRDefault="00BB5948" w:rsidP="00305F9D">
            <w:pPr>
              <w:jc w:val="center"/>
            </w:pPr>
            <w:r w:rsidRPr="001D450F">
              <w:rPr>
                <w:rFonts w:hint="eastAsia"/>
              </w:rPr>
              <w:t>扣带回后部</w:t>
            </w:r>
          </w:p>
        </w:tc>
        <w:tc>
          <w:tcPr>
            <w:tcW w:w="1936" w:type="dxa"/>
          </w:tcPr>
          <w:p w14:paraId="1BC53C37" w14:textId="77777777" w:rsidR="00BB5948" w:rsidRPr="001D450F" w:rsidRDefault="00BB5948" w:rsidP="00305F9D">
            <w:pPr>
              <w:jc w:val="center"/>
              <w:rPr>
                <w:rFonts w:cs="宋体"/>
              </w:rPr>
            </w:pPr>
            <w:r w:rsidRPr="001D450F">
              <w:t>1.11</w:t>
            </w:r>
            <w:r w:rsidRPr="001D450F">
              <w:rPr>
                <w:rFonts w:hint="eastAsia"/>
              </w:rPr>
              <w:t>±</w:t>
            </w:r>
            <w:r w:rsidRPr="001D450F">
              <w:t>0.09</w:t>
            </w:r>
          </w:p>
        </w:tc>
        <w:tc>
          <w:tcPr>
            <w:tcW w:w="0" w:type="auto"/>
          </w:tcPr>
          <w:p w14:paraId="78A3BEF4" w14:textId="77777777" w:rsidR="00BB5948" w:rsidRPr="001D450F" w:rsidRDefault="00BB5948" w:rsidP="00305F9D">
            <w:pPr>
              <w:jc w:val="center"/>
              <w:rPr>
                <w:rFonts w:cs="宋体"/>
              </w:rPr>
            </w:pPr>
            <w:r w:rsidRPr="001D450F">
              <w:t>1.11</w:t>
            </w:r>
            <w:r w:rsidRPr="001D450F">
              <w:rPr>
                <w:rFonts w:hint="eastAsia"/>
              </w:rPr>
              <w:t>±</w:t>
            </w:r>
            <w:r w:rsidRPr="001D450F">
              <w:t>0.08</w:t>
            </w:r>
          </w:p>
        </w:tc>
        <w:tc>
          <w:tcPr>
            <w:tcW w:w="0" w:type="auto"/>
          </w:tcPr>
          <w:p w14:paraId="3CE18097" w14:textId="77777777" w:rsidR="00BB5948" w:rsidRPr="001D450F" w:rsidRDefault="00BB5948" w:rsidP="00305F9D">
            <w:pPr>
              <w:jc w:val="center"/>
              <w:rPr>
                <w:rFonts w:cs="宋体"/>
              </w:rPr>
            </w:pPr>
            <w:r w:rsidRPr="001D450F">
              <w:t>1.11</w:t>
            </w:r>
            <w:r w:rsidRPr="001D450F">
              <w:rPr>
                <w:rFonts w:hint="eastAsia"/>
              </w:rPr>
              <w:t>±</w:t>
            </w:r>
            <w:r w:rsidRPr="001D450F">
              <w:t>0.08</w:t>
            </w:r>
          </w:p>
        </w:tc>
      </w:tr>
      <w:tr w:rsidR="00BB5948" w:rsidRPr="001D450F" w14:paraId="2FCE53BA" w14:textId="77777777" w:rsidTr="00305F9D">
        <w:tc>
          <w:tcPr>
            <w:tcW w:w="2518" w:type="dxa"/>
          </w:tcPr>
          <w:p w14:paraId="02CE5AB0" w14:textId="77777777" w:rsidR="00BB5948" w:rsidRPr="001D450F" w:rsidRDefault="00BB5948" w:rsidP="00305F9D">
            <w:pPr>
              <w:jc w:val="center"/>
              <w:rPr>
                <w:rFonts w:cs="宋体"/>
              </w:rPr>
            </w:pPr>
            <w:r w:rsidRPr="001D450F">
              <w:rPr>
                <w:rFonts w:hint="eastAsia"/>
              </w:rPr>
              <w:t>额角</w:t>
            </w:r>
          </w:p>
        </w:tc>
        <w:tc>
          <w:tcPr>
            <w:tcW w:w="1936" w:type="dxa"/>
          </w:tcPr>
          <w:p w14:paraId="4179B561" w14:textId="77777777" w:rsidR="00BB5948" w:rsidRPr="001D450F" w:rsidRDefault="00BB5948" w:rsidP="00305F9D">
            <w:pPr>
              <w:jc w:val="center"/>
              <w:rPr>
                <w:rFonts w:cs="宋体"/>
              </w:rPr>
            </w:pPr>
            <w:r w:rsidRPr="001D450F">
              <w:t>0.99</w:t>
            </w:r>
            <w:r w:rsidRPr="001D450F">
              <w:rPr>
                <w:rFonts w:hint="eastAsia"/>
              </w:rPr>
              <w:t>±</w:t>
            </w:r>
            <w:r w:rsidRPr="001D450F">
              <w:t>0.27</w:t>
            </w:r>
          </w:p>
        </w:tc>
        <w:tc>
          <w:tcPr>
            <w:tcW w:w="0" w:type="auto"/>
          </w:tcPr>
          <w:p w14:paraId="753020DB" w14:textId="77777777" w:rsidR="00BB5948" w:rsidRPr="001D450F" w:rsidRDefault="00BB5948" w:rsidP="00305F9D">
            <w:pPr>
              <w:jc w:val="center"/>
              <w:rPr>
                <w:rFonts w:cs="宋体"/>
              </w:rPr>
            </w:pPr>
            <w:r w:rsidRPr="001D450F">
              <w:t>0.95</w:t>
            </w:r>
            <w:r w:rsidRPr="001D450F">
              <w:rPr>
                <w:rFonts w:hint="eastAsia"/>
              </w:rPr>
              <w:t>±</w:t>
            </w:r>
            <w:r w:rsidRPr="001D450F">
              <w:t>0.12</w:t>
            </w:r>
          </w:p>
        </w:tc>
        <w:tc>
          <w:tcPr>
            <w:tcW w:w="0" w:type="auto"/>
          </w:tcPr>
          <w:p w14:paraId="52696180" w14:textId="77777777" w:rsidR="00BB5948" w:rsidRPr="001D450F" w:rsidRDefault="00BB5948" w:rsidP="00305F9D">
            <w:pPr>
              <w:jc w:val="center"/>
              <w:rPr>
                <w:rFonts w:cs="宋体"/>
              </w:rPr>
            </w:pPr>
            <w:r w:rsidRPr="001D450F">
              <w:t>0.97</w:t>
            </w:r>
            <w:r w:rsidRPr="001D450F">
              <w:rPr>
                <w:rFonts w:hint="eastAsia"/>
              </w:rPr>
              <w:t>±</w:t>
            </w:r>
            <w:r w:rsidRPr="001D450F">
              <w:t>0.19</w:t>
            </w:r>
          </w:p>
        </w:tc>
      </w:tr>
      <w:tr w:rsidR="00BB5948" w:rsidRPr="001D450F" w14:paraId="1F123896" w14:textId="77777777" w:rsidTr="00305F9D">
        <w:tc>
          <w:tcPr>
            <w:tcW w:w="2518" w:type="dxa"/>
          </w:tcPr>
          <w:p w14:paraId="196ED373" w14:textId="77777777" w:rsidR="00BB5948" w:rsidRPr="001D450F" w:rsidRDefault="00BB5948" w:rsidP="00305F9D">
            <w:pPr>
              <w:jc w:val="center"/>
              <w:rPr>
                <w:rFonts w:cs="宋体"/>
              </w:rPr>
            </w:pPr>
            <w:r w:rsidRPr="001D450F">
              <w:rPr>
                <w:rFonts w:hint="eastAsia"/>
              </w:rPr>
              <w:t>颞角</w:t>
            </w:r>
          </w:p>
        </w:tc>
        <w:tc>
          <w:tcPr>
            <w:tcW w:w="1936" w:type="dxa"/>
          </w:tcPr>
          <w:p w14:paraId="4BB2A430" w14:textId="77777777" w:rsidR="00BB5948" w:rsidRPr="001D450F" w:rsidRDefault="00BB5948" w:rsidP="00305F9D">
            <w:pPr>
              <w:jc w:val="center"/>
              <w:rPr>
                <w:rFonts w:cs="宋体"/>
              </w:rPr>
            </w:pPr>
            <w:r w:rsidRPr="001D450F">
              <w:t>1.28</w:t>
            </w:r>
            <w:r w:rsidRPr="001D450F">
              <w:rPr>
                <w:rFonts w:hint="eastAsia"/>
              </w:rPr>
              <w:t>±</w:t>
            </w:r>
            <w:r w:rsidRPr="001D450F">
              <w:t>0.18</w:t>
            </w:r>
          </w:p>
        </w:tc>
        <w:tc>
          <w:tcPr>
            <w:tcW w:w="0" w:type="auto"/>
          </w:tcPr>
          <w:p w14:paraId="1F51B53C" w14:textId="77777777" w:rsidR="00BB5948" w:rsidRPr="001D450F" w:rsidRDefault="00BB5948" w:rsidP="00305F9D">
            <w:pPr>
              <w:jc w:val="center"/>
              <w:rPr>
                <w:rFonts w:cs="宋体"/>
              </w:rPr>
            </w:pPr>
            <w:r w:rsidRPr="001D450F">
              <w:t>1.16</w:t>
            </w:r>
            <w:r w:rsidRPr="001D450F">
              <w:rPr>
                <w:rFonts w:hint="eastAsia"/>
              </w:rPr>
              <w:t>±</w:t>
            </w:r>
            <w:r w:rsidRPr="001D450F">
              <w:t>0.15</w:t>
            </w:r>
          </w:p>
        </w:tc>
        <w:tc>
          <w:tcPr>
            <w:tcW w:w="0" w:type="auto"/>
          </w:tcPr>
          <w:p w14:paraId="1CA27293" w14:textId="77777777" w:rsidR="00BB5948" w:rsidRPr="001D450F" w:rsidRDefault="00BB5948" w:rsidP="00305F9D">
            <w:pPr>
              <w:jc w:val="center"/>
              <w:rPr>
                <w:rFonts w:cs="宋体"/>
              </w:rPr>
            </w:pPr>
            <w:r w:rsidRPr="001D450F">
              <w:t>1.22</w:t>
            </w:r>
            <w:r w:rsidRPr="001D450F">
              <w:rPr>
                <w:rFonts w:hint="eastAsia"/>
              </w:rPr>
              <w:t>±</w:t>
            </w:r>
            <w:r w:rsidRPr="001D450F">
              <w:t>0.17</w:t>
            </w:r>
          </w:p>
        </w:tc>
      </w:tr>
      <w:tr w:rsidR="00BB5948" w:rsidRPr="001D450F" w14:paraId="73312152" w14:textId="77777777" w:rsidTr="00305F9D">
        <w:tc>
          <w:tcPr>
            <w:tcW w:w="2518" w:type="dxa"/>
          </w:tcPr>
          <w:p w14:paraId="19119B66" w14:textId="77777777" w:rsidR="00BB5948" w:rsidRPr="001D450F" w:rsidRDefault="00BB5948" w:rsidP="00305F9D">
            <w:pPr>
              <w:jc w:val="center"/>
              <w:rPr>
                <w:rFonts w:cs="宋体"/>
              </w:rPr>
            </w:pPr>
            <w:r w:rsidRPr="001D450F">
              <w:rPr>
                <w:rFonts w:hint="eastAsia"/>
              </w:rPr>
              <w:t>胼胝体</w:t>
            </w:r>
          </w:p>
        </w:tc>
        <w:tc>
          <w:tcPr>
            <w:tcW w:w="6004" w:type="dxa"/>
            <w:gridSpan w:val="3"/>
          </w:tcPr>
          <w:p w14:paraId="538367C7" w14:textId="77777777" w:rsidR="00BB5948" w:rsidRPr="001D450F" w:rsidRDefault="00BB5948" w:rsidP="00305F9D">
            <w:pPr>
              <w:jc w:val="center"/>
              <w:rPr>
                <w:rFonts w:cs="宋体"/>
              </w:rPr>
            </w:pPr>
            <w:r w:rsidRPr="001D450F">
              <w:t>1.22</w:t>
            </w:r>
            <w:r w:rsidRPr="001D450F">
              <w:rPr>
                <w:rFonts w:hint="eastAsia"/>
              </w:rPr>
              <w:t>±</w:t>
            </w:r>
            <w:r w:rsidRPr="001D450F">
              <w:t>0.12</w:t>
            </w:r>
          </w:p>
        </w:tc>
      </w:tr>
      <w:tr w:rsidR="00BB5948" w:rsidRPr="001D450F" w14:paraId="59CB9A95" w14:textId="77777777" w:rsidTr="00305F9D">
        <w:tc>
          <w:tcPr>
            <w:tcW w:w="2518" w:type="dxa"/>
          </w:tcPr>
          <w:p w14:paraId="3ED8336F" w14:textId="77777777" w:rsidR="00BB5948" w:rsidRPr="001D450F" w:rsidRDefault="00BB5948" w:rsidP="00305F9D">
            <w:pPr>
              <w:jc w:val="center"/>
              <w:rPr>
                <w:rFonts w:cs="宋体"/>
              </w:rPr>
            </w:pPr>
            <w:r w:rsidRPr="001D450F">
              <w:rPr>
                <w:rFonts w:hint="eastAsia"/>
              </w:rPr>
              <w:t>脑干</w:t>
            </w:r>
          </w:p>
        </w:tc>
        <w:tc>
          <w:tcPr>
            <w:tcW w:w="6004" w:type="dxa"/>
            <w:gridSpan w:val="3"/>
          </w:tcPr>
          <w:p w14:paraId="073A11DA" w14:textId="77777777" w:rsidR="00BB5948" w:rsidRPr="001D450F" w:rsidRDefault="00BB5948" w:rsidP="00305F9D">
            <w:pPr>
              <w:jc w:val="center"/>
              <w:rPr>
                <w:rFonts w:cs="宋体"/>
              </w:rPr>
            </w:pPr>
            <w:r w:rsidRPr="001D450F">
              <w:t>1.33</w:t>
            </w:r>
            <w:r w:rsidRPr="001D450F">
              <w:rPr>
                <w:rFonts w:hint="eastAsia"/>
              </w:rPr>
              <w:t>±</w:t>
            </w:r>
            <w:r w:rsidRPr="001D450F">
              <w:t>0.18</w:t>
            </w:r>
          </w:p>
        </w:tc>
      </w:tr>
      <w:tr w:rsidR="00BB5948" w:rsidRPr="001D450F" w14:paraId="5B5BAE4F" w14:textId="77777777" w:rsidTr="00305F9D">
        <w:tc>
          <w:tcPr>
            <w:tcW w:w="2518" w:type="dxa"/>
            <w:tcBorders>
              <w:bottom w:val="single" w:sz="4" w:space="0" w:color="auto"/>
            </w:tcBorders>
          </w:tcPr>
          <w:p w14:paraId="72F61D6B" w14:textId="77777777" w:rsidR="00BB5948" w:rsidRPr="001D450F" w:rsidRDefault="00BB5948" w:rsidP="00305F9D">
            <w:pPr>
              <w:jc w:val="center"/>
            </w:pPr>
            <w:r w:rsidRPr="001D450F">
              <w:rPr>
                <w:rFonts w:hint="eastAsia"/>
              </w:rPr>
              <w:t>第三脑室</w:t>
            </w:r>
          </w:p>
        </w:tc>
        <w:tc>
          <w:tcPr>
            <w:tcW w:w="6004" w:type="dxa"/>
            <w:gridSpan w:val="3"/>
            <w:tcBorders>
              <w:bottom w:val="single" w:sz="4" w:space="0" w:color="auto"/>
            </w:tcBorders>
          </w:tcPr>
          <w:p w14:paraId="66D38329" w14:textId="77777777" w:rsidR="00BB5948" w:rsidRPr="001D450F" w:rsidRDefault="00BB5948" w:rsidP="00305F9D">
            <w:pPr>
              <w:jc w:val="center"/>
              <w:rPr>
                <w:rFonts w:cs="宋体"/>
              </w:rPr>
            </w:pPr>
            <w:r w:rsidRPr="001D450F">
              <w:t>0.90</w:t>
            </w:r>
            <w:r w:rsidRPr="001D450F">
              <w:rPr>
                <w:rFonts w:hint="eastAsia"/>
              </w:rPr>
              <w:t>±</w:t>
            </w:r>
            <w:r w:rsidRPr="001D450F">
              <w:t>0.15</w:t>
            </w:r>
          </w:p>
        </w:tc>
      </w:tr>
    </w:tbl>
    <w:p w14:paraId="673AF48C" w14:textId="77777777" w:rsidR="00BB5948" w:rsidRPr="001D450F" w:rsidRDefault="00BB5948" w:rsidP="00BB5948">
      <w:pPr>
        <w:spacing w:line="400" w:lineRule="exact"/>
        <w:ind w:firstLineChars="200" w:firstLine="480"/>
        <w:rPr>
          <w:sz w:val="24"/>
        </w:rPr>
      </w:pPr>
      <w:r w:rsidRPr="001D450F">
        <w:rPr>
          <w:rFonts w:hint="eastAsia"/>
          <w:sz w:val="24"/>
        </w:rPr>
        <w:t>其中</w:t>
      </w:r>
      <w:r w:rsidRPr="001D450F">
        <w:rPr>
          <w:sz w:val="24"/>
        </w:rPr>
        <w:t>13</w:t>
      </w:r>
      <w:r w:rsidRPr="001D450F">
        <w:rPr>
          <w:rFonts w:hint="eastAsia"/>
          <w:sz w:val="24"/>
        </w:rPr>
        <w:t>例病人</w:t>
      </w:r>
      <w:r w:rsidRPr="001D450F">
        <w:rPr>
          <w:sz w:val="24"/>
        </w:rPr>
        <w:t>PET/MRI</w:t>
      </w:r>
      <w:r w:rsidRPr="001D450F">
        <w:rPr>
          <w:rFonts w:hint="eastAsia"/>
          <w:sz w:val="24"/>
        </w:rPr>
        <w:t>检查示额叶、顶叶、颞叶、枕叶、楔叶、海马、扣带回后部、脑干、丘脑、白质等有不同程度</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C]PIB</w:t>
      </w:r>
      <w:r w:rsidRPr="001D450F">
        <w:rPr>
          <w:rStyle w:val="a4"/>
          <w:rFonts w:cs="Arial" w:hint="eastAsia"/>
          <w:b w:val="0"/>
          <w:sz w:val="24"/>
        </w:rPr>
        <w:t>沉积，各脑区</w:t>
      </w:r>
      <w:r w:rsidRPr="001D450F">
        <w:rPr>
          <w:sz w:val="24"/>
        </w:rPr>
        <w:t>VI</w:t>
      </w:r>
      <w:r w:rsidRPr="001D450F">
        <w:rPr>
          <w:rFonts w:hint="eastAsia"/>
          <w:sz w:val="24"/>
        </w:rPr>
        <w:t>值</w:t>
      </w:r>
      <w:r w:rsidRPr="001D450F">
        <w:rPr>
          <w:rStyle w:val="a4"/>
          <w:rFonts w:cs="Arial" w:hint="eastAsia"/>
          <w:b w:val="0"/>
          <w:sz w:val="24"/>
        </w:rPr>
        <w:t>见表</w:t>
      </w:r>
      <w:r w:rsidRPr="001D450F">
        <w:rPr>
          <w:rStyle w:val="a4"/>
          <w:rFonts w:cs="Arial"/>
          <w:b w:val="0"/>
          <w:sz w:val="24"/>
        </w:rPr>
        <w:t>4</w:t>
      </w:r>
      <w:r w:rsidRPr="001D450F">
        <w:rPr>
          <w:rStyle w:val="a4"/>
          <w:rFonts w:cs="Arial" w:hint="eastAsia"/>
          <w:b w:val="0"/>
          <w:sz w:val="24"/>
        </w:rPr>
        <w:t>，图</w:t>
      </w:r>
      <w:r w:rsidRPr="001D450F">
        <w:rPr>
          <w:rStyle w:val="a4"/>
          <w:rFonts w:cs="Arial"/>
          <w:b w:val="0"/>
          <w:sz w:val="24"/>
        </w:rPr>
        <w:t>6</w:t>
      </w:r>
      <w:r w:rsidRPr="001D450F">
        <w:rPr>
          <w:rStyle w:val="a4"/>
          <w:rFonts w:cs="Arial" w:hint="eastAsia"/>
          <w:b w:val="0"/>
          <w:sz w:val="24"/>
        </w:rPr>
        <w:t>。</w:t>
      </w:r>
    </w:p>
    <w:p w14:paraId="5BC4959F" w14:textId="77777777" w:rsidR="00BB5948" w:rsidRPr="001D450F" w:rsidRDefault="00BB5948" w:rsidP="0071387B">
      <w:pPr>
        <w:pStyle w:val="ad"/>
        <w:keepNext/>
        <w:spacing w:line="400" w:lineRule="exact"/>
        <w:jc w:val="center"/>
        <w:rPr>
          <w:rFonts w:ascii="Times New Roman" w:eastAsia="宋体" w:hAnsi="Times New Roman"/>
          <w:sz w:val="24"/>
        </w:rPr>
      </w:pPr>
      <w:r w:rsidRPr="001D450F">
        <w:rPr>
          <w:rFonts w:ascii="Times New Roman" w:eastAsia="宋体" w:hAnsi="Times New Roman" w:hint="eastAsia"/>
          <w:sz w:val="24"/>
        </w:rPr>
        <w:lastRenderedPageBreak/>
        <w:t>表</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4</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Fonts w:ascii="Times New Roman" w:eastAsia="宋体" w:hAnsi="Times New Roman"/>
          <w:sz w:val="24"/>
        </w:rPr>
        <w:t xml:space="preserve"> PET/MRI</w:t>
      </w:r>
      <w:r w:rsidRPr="001D450F">
        <w:rPr>
          <w:rFonts w:ascii="Times New Roman" w:eastAsia="宋体" w:hAnsi="Times New Roman" w:hint="eastAsia"/>
          <w:sz w:val="24"/>
        </w:rPr>
        <w:t>阳性病例各个脑区</w:t>
      </w:r>
      <w:r w:rsidRPr="001D450F">
        <w:rPr>
          <w:rFonts w:ascii="Times New Roman" w:eastAsia="宋体" w:hAnsi="Times New Roman"/>
          <w:sz w:val="24"/>
        </w:rPr>
        <w:t>VI</w:t>
      </w:r>
      <w:r w:rsidRPr="001D450F">
        <w:rPr>
          <w:rFonts w:ascii="Times New Roman" w:eastAsia="宋体" w:hAnsi="Times New Roman" w:hint="eastAsia"/>
          <w:sz w:val="24"/>
        </w:rPr>
        <w:t>值</w:t>
      </w:r>
      <w:r w:rsidRPr="001D450F">
        <w:rPr>
          <w:rFonts w:ascii="Times New Roman" w:eastAsia="宋体" w:hAnsi="Times New Roman" w:hint="eastAsia"/>
          <w:sz w:val="24"/>
          <w:szCs w:val="24"/>
        </w:rPr>
        <w:t>（</w:t>
      </w:r>
      <w:r w:rsidRPr="001D450F">
        <w:rPr>
          <w:rFonts w:ascii="Times New Roman" w:eastAsia="宋体" w:hAnsi="Times New Roman"/>
          <w:sz w:val="24"/>
          <w:szCs w:val="24"/>
        </w:rPr>
        <w:t>n=13</w:t>
      </w:r>
      <w:r w:rsidRPr="001D450F">
        <w:rPr>
          <w:rFonts w:ascii="Times New Roman" w:eastAsia="宋体" w:hAnsi="Times New Roman" w:hint="eastAsia"/>
          <w:sz w:val="24"/>
          <w:szCs w:val="24"/>
        </w:rPr>
        <w:t>，</w:t>
      </w:r>
      <w:r w:rsidRPr="001D450F">
        <w:rPr>
          <w:rFonts w:ascii="Times New Roman" w:eastAsia="宋体" w:hAnsi="Times New Roman"/>
          <w:sz w:val="24"/>
          <w:szCs w:val="24"/>
        </w:rPr>
        <w:t>71.2</w:t>
      </w:r>
      <w:r w:rsidRPr="001D450F">
        <w:rPr>
          <w:rFonts w:ascii="Times New Roman" w:eastAsia="宋体" w:hAnsi="Times New Roman" w:hint="eastAsia"/>
          <w:sz w:val="24"/>
          <w:szCs w:val="24"/>
        </w:rPr>
        <w:t>±</w:t>
      </w:r>
      <w:r w:rsidRPr="001D450F">
        <w:rPr>
          <w:rFonts w:ascii="Times New Roman" w:eastAsia="宋体" w:hAnsi="Times New Roman"/>
          <w:sz w:val="24"/>
          <w:szCs w:val="24"/>
        </w:rPr>
        <w:t>2.5</w:t>
      </w:r>
      <w:r w:rsidRPr="001D450F">
        <w:rPr>
          <w:rFonts w:ascii="Times New Roman" w:eastAsia="宋体" w:hAnsi="Times New Roman" w:hint="eastAsia"/>
          <w:sz w:val="24"/>
          <w:szCs w:val="24"/>
        </w:rPr>
        <w:t>（</w:t>
      </w:r>
      <w:r w:rsidRPr="001D450F">
        <w:rPr>
          <w:rFonts w:ascii="Times New Roman" w:eastAsia="宋体" w:hAnsi="Times New Roman"/>
          <w:sz w:val="24"/>
          <w:szCs w:val="24"/>
        </w:rPr>
        <w:t>y</w:t>
      </w:r>
      <w:r w:rsidRPr="001D450F">
        <w:rPr>
          <w:rFonts w:ascii="Times New Roman" w:eastAsia="宋体" w:hAnsi="Times New Roman" w:hint="eastAsia"/>
          <w:sz w:val="24"/>
          <w:szCs w:val="24"/>
        </w:rPr>
        <w:t>），</w:t>
      </w:r>
      <w:r w:rsidRPr="001D450F">
        <w:rPr>
          <w:rFonts w:ascii="Times New Roman" w:eastAsia="宋体" w:hAnsi="Times New Roman"/>
          <w:sz w:val="24"/>
          <w:szCs w:val="24"/>
        </w:rPr>
        <w:t>M/F=7/6</w:t>
      </w:r>
      <w:r w:rsidRPr="001D450F">
        <w:rPr>
          <w:rFonts w:ascii="Times New Roman" w:eastAsia="宋体" w:hAnsi="Times New Roman" w:hint="eastAsia"/>
          <w:sz w:val="24"/>
          <w:szCs w:val="24"/>
        </w:rPr>
        <w:t>）</w:t>
      </w:r>
    </w:p>
    <w:tbl>
      <w:tblPr>
        <w:tblW w:w="0" w:type="auto"/>
        <w:tblBorders>
          <w:top w:val="single" w:sz="4" w:space="0" w:color="auto"/>
          <w:bottom w:val="single" w:sz="4" w:space="0" w:color="auto"/>
        </w:tblBorders>
        <w:tblLook w:val="01E0" w:firstRow="1" w:lastRow="1" w:firstColumn="1" w:lastColumn="1" w:noHBand="0" w:noVBand="0"/>
      </w:tblPr>
      <w:tblGrid>
        <w:gridCol w:w="2518"/>
        <w:gridCol w:w="1936"/>
        <w:gridCol w:w="1926"/>
        <w:gridCol w:w="1926"/>
      </w:tblGrid>
      <w:tr w:rsidR="00BB5948" w:rsidRPr="001D450F" w14:paraId="4DB3B2F4" w14:textId="77777777" w:rsidTr="00305F9D">
        <w:trPr>
          <w:trHeight w:val="311"/>
          <w:tblHeader/>
        </w:trPr>
        <w:tc>
          <w:tcPr>
            <w:tcW w:w="2518" w:type="dxa"/>
            <w:tcBorders>
              <w:top w:val="single" w:sz="4" w:space="0" w:color="auto"/>
              <w:bottom w:val="single" w:sz="4" w:space="0" w:color="auto"/>
              <w:tl2br w:val="single" w:sz="4" w:space="0" w:color="auto"/>
            </w:tcBorders>
          </w:tcPr>
          <w:p w14:paraId="1FACCAC8" w14:textId="77777777" w:rsidR="00BB5948" w:rsidRPr="001D450F" w:rsidRDefault="00BB5948" w:rsidP="00305F9D">
            <w:r w:rsidRPr="001D450F">
              <w:t xml:space="preserve">               </w:t>
            </w:r>
            <w:r w:rsidRPr="001D450F">
              <w:rPr>
                <w:rFonts w:hint="eastAsia"/>
              </w:rPr>
              <w:t>分组</w:t>
            </w:r>
          </w:p>
          <w:p w14:paraId="42EC2237" w14:textId="77777777" w:rsidR="00BB5948" w:rsidRPr="001D450F" w:rsidRDefault="00BB5948" w:rsidP="00DB1142">
            <w:pPr>
              <w:ind w:firstLineChars="200" w:firstLine="420"/>
            </w:pPr>
            <w:r w:rsidRPr="001D450F">
              <w:rPr>
                <w:rFonts w:hint="eastAsia"/>
              </w:rPr>
              <w:t>部位</w:t>
            </w:r>
          </w:p>
        </w:tc>
        <w:tc>
          <w:tcPr>
            <w:tcW w:w="1936" w:type="dxa"/>
            <w:tcBorders>
              <w:top w:val="single" w:sz="4" w:space="0" w:color="auto"/>
              <w:bottom w:val="single" w:sz="4" w:space="0" w:color="auto"/>
            </w:tcBorders>
          </w:tcPr>
          <w:p w14:paraId="77E95D5C" w14:textId="77777777" w:rsidR="00BB5948" w:rsidRPr="001D450F" w:rsidRDefault="00BB5948" w:rsidP="00305F9D">
            <w:pPr>
              <w:jc w:val="center"/>
            </w:pPr>
            <w:r w:rsidRPr="001D450F">
              <w:t>VI</w:t>
            </w:r>
            <w:r w:rsidRPr="001D450F">
              <w:rPr>
                <w:rFonts w:hint="eastAsia"/>
              </w:rPr>
              <w:t>（均值±标准差）</w:t>
            </w:r>
          </w:p>
          <w:p w14:paraId="4EAF9A44" w14:textId="77777777" w:rsidR="00BB5948" w:rsidRPr="001D450F" w:rsidRDefault="00BB5948" w:rsidP="00305F9D">
            <w:pPr>
              <w:jc w:val="center"/>
            </w:pPr>
            <w:r w:rsidRPr="001D450F">
              <w:rPr>
                <w:rFonts w:hint="eastAsia"/>
              </w:rPr>
              <w:t>左侧</w:t>
            </w:r>
          </w:p>
        </w:tc>
        <w:tc>
          <w:tcPr>
            <w:tcW w:w="0" w:type="auto"/>
            <w:tcBorders>
              <w:top w:val="single" w:sz="4" w:space="0" w:color="auto"/>
              <w:bottom w:val="single" w:sz="4" w:space="0" w:color="auto"/>
            </w:tcBorders>
          </w:tcPr>
          <w:p w14:paraId="41BE08AE" w14:textId="77777777" w:rsidR="00BB5948" w:rsidRPr="001D450F" w:rsidRDefault="00BB5948" w:rsidP="00305F9D">
            <w:pPr>
              <w:jc w:val="center"/>
            </w:pPr>
            <w:r w:rsidRPr="001D450F">
              <w:t>VI</w:t>
            </w:r>
            <w:r w:rsidRPr="001D450F">
              <w:rPr>
                <w:rFonts w:hint="eastAsia"/>
              </w:rPr>
              <w:t>（均值±标准差）</w:t>
            </w:r>
          </w:p>
          <w:p w14:paraId="325FDD38" w14:textId="77777777" w:rsidR="00BB5948" w:rsidRPr="001D450F" w:rsidRDefault="00BB5948" w:rsidP="00305F9D">
            <w:pPr>
              <w:jc w:val="center"/>
            </w:pPr>
            <w:r w:rsidRPr="001D450F">
              <w:rPr>
                <w:rFonts w:hint="eastAsia"/>
              </w:rPr>
              <w:t>右侧</w:t>
            </w:r>
          </w:p>
        </w:tc>
        <w:tc>
          <w:tcPr>
            <w:tcW w:w="0" w:type="auto"/>
            <w:tcBorders>
              <w:top w:val="single" w:sz="4" w:space="0" w:color="auto"/>
              <w:bottom w:val="single" w:sz="4" w:space="0" w:color="auto"/>
            </w:tcBorders>
          </w:tcPr>
          <w:p w14:paraId="22B6774D" w14:textId="77777777" w:rsidR="00BB5948" w:rsidRPr="001D450F" w:rsidRDefault="00BB5948" w:rsidP="00305F9D">
            <w:pPr>
              <w:jc w:val="center"/>
            </w:pPr>
            <w:r w:rsidRPr="001D450F">
              <w:t>VI</w:t>
            </w:r>
            <w:r w:rsidRPr="001D450F">
              <w:rPr>
                <w:rFonts w:hint="eastAsia"/>
              </w:rPr>
              <w:t>（均值±标准差）</w:t>
            </w:r>
          </w:p>
          <w:p w14:paraId="4D0B832A" w14:textId="77777777" w:rsidR="00BB5948" w:rsidRPr="001D450F" w:rsidRDefault="00BB5948" w:rsidP="00305F9D">
            <w:pPr>
              <w:jc w:val="center"/>
            </w:pPr>
            <w:r w:rsidRPr="001D450F">
              <w:rPr>
                <w:rFonts w:hint="eastAsia"/>
              </w:rPr>
              <w:t>双侧</w:t>
            </w:r>
          </w:p>
        </w:tc>
      </w:tr>
      <w:tr w:rsidR="00BB5948" w:rsidRPr="001D450F" w14:paraId="7F9809DB" w14:textId="77777777" w:rsidTr="00305F9D">
        <w:tc>
          <w:tcPr>
            <w:tcW w:w="2518" w:type="dxa"/>
            <w:tcBorders>
              <w:top w:val="single" w:sz="4" w:space="0" w:color="auto"/>
            </w:tcBorders>
          </w:tcPr>
          <w:p w14:paraId="01E52C89"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额中回</w:t>
            </w:r>
          </w:p>
        </w:tc>
        <w:tc>
          <w:tcPr>
            <w:tcW w:w="1936" w:type="dxa"/>
            <w:tcBorders>
              <w:top w:val="single" w:sz="4" w:space="0" w:color="auto"/>
            </w:tcBorders>
          </w:tcPr>
          <w:p w14:paraId="4FEA3AD7" w14:textId="77777777" w:rsidR="00BB5948" w:rsidRPr="001D450F" w:rsidRDefault="00BB5948" w:rsidP="00305F9D">
            <w:pPr>
              <w:jc w:val="center"/>
              <w:rPr>
                <w:rFonts w:cs="宋体"/>
              </w:rPr>
            </w:pPr>
            <w:r w:rsidRPr="001D450F">
              <w:t>1.41</w:t>
            </w:r>
            <w:r w:rsidRPr="001D450F">
              <w:rPr>
                <w:rFonts w:hint="eastAsia"/>
              </w:rPr>
              <w:t>±</w:t>
            </w:r>
            <w:r w:rsidRPr="001D450F">
              <w:t>0.47</w:t>
            </w:r>
          </w:p>
        </w:tc>
        <w:tc>
          <w:tcPr>
            <w:tcW w:w="0" w:type="auto"/>
            <w:tcBorders>
              <w:top w:val="single" w:sz="4" w:space="0" w:color="auto"/>
            </w:tcBorders>
          </w:tcPr>
          <w:p w14:paraId="67E0375A" w14:textId="77777777" w:rsidR="00BB5948" w:rsidRPr="001D450F" w:rsidRDefault="00BB5948" w:rsidP="00305F9D">
            <w:pPr>
              <w:jc w:val="center"/>
              <w:rPr>
                <w:rFonts w:cs="宋体"/>
              </w:rPr>
            </w:pPr>
            <w:r w:rsidRPr="001D450F">
              <w:t>1.44</w:t>
            </w:r>
            <w:r w:rsidRPr="001D450F">
              <w:rPr>
                <w:rFonts w:hint="eastAsia"/>
              </w:rPr>
              <w:t>±</w:t>
            </w:r>
            <w:r w:rsidRPr="001D450F">
              <w:t>0.49</w:t>
            </w:r>
          </w:p>
        </w:tc>
        <w:tc>
          <w:tcPr>
            <w:tcW w:w="0" w:type="auto"/>
            <w:tcBorders>
              <w:top w:val="single" w:sz="4" w:space="0" w:color="auto"/>
            </w:tcBorders>
          </w:tcPr>
          <w:p w14:paraId="1FB86219" w14:textId="77777777" w:rsidR="00BB5948" w:rsidRPr="001D450F" w:rsidRDefault="00BB5948" w:rsidP="00305F9D">
            <w:pPr>
              <w:jc w:val="center"/>
              <w:rPr>
                <w:rFonts w:cs="宋体"/>
              </w:rPr>
            </w:pPr>
            <w:r w:rsidRPr="001D450F">
              <w:t>1.43</w:t>
            </w:r>
            <w:r w:rsidRPr="001D450F">
              <w:rPr>
                <w:rFonts w:hint="eastAsia"/>
              </w:rPr>
              <w:t>±</w:t>
            </w:r>
            <w:r w:rsidRPr="001D450F">
              <w:t>0.47</w:t>
            </w:r>
          </w:p>
        </w:tc>
      </w:tr>
      <w:tr w:rsidR="00BB5948" w:rsidRPr="001D450F" w14:paraId="56C790E8" w14:textId="77777777" w:rsidTr="00305F9D">
        <w:tc>
          <w:tcPr>
            <w:tcW w:w="2518" w:type="dxa"/>
          </w:tcPr>
          <w:p w14:paraId="06BF2048"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中央前回</w:t>
            </w:r>
          </w:p>
        </w:tc>
        <w:tc>
          <w:tcPr>
            <w:tcW w:w="1936" w:type="dxa"/>
          </w:tcPr>
          <w:p w14:paraId="6D46183C" w14:textId="77777777" w:rsidR="00BB5948" w:rsidRPr="001D450F" w:rsidRDefault="00BB5948" w:rsidP="00305F9D">
            <w:pPr>
              <w:jc w:val="center"/>
              <w:rPr>
                <w:rFonts w:cs="宋体"/>
              </w:rPr>
            </w:pPr>
            <w:r w:rsidRPr="001D450F">
              <w:t>1.30</w:t>
            </w:r>
            <w:r w:rsidRPr="001D450F">
              <w:rPr>
                <w:rFonts w:hint="eastAsia"/>
              </w:rPr>
              <w:t>±</w:t>
            </w:r>
            <w:r w:rsidRPr="001D450F">
              <w:t>0.28</w:t>
            </w:r>
          </w:p>
        </w:tc>
        <w:tc>
          <w:tcPr>
            <w:tcW w:w="0" w:type="auto"/>
          </w:tcPr>
          <w:p w14:paraId="351CAAD6" w14:textId="77777777" w:rsidR="00BB5948" w:rsidRPr="001D450F" w:rsidRDefault="00BB5948" w:rsidP="00305F9D">
            <w:pPr>
              <w:jc w:val="center"/>
              <w:rPr>
                <w:rFonts w:cs="宋体"/>
              </w:rPr>
            </w:pPr>
            <w:r w:rsidRPr="001D450F">
              <w:t>1.34</w:t>
            </w:r>
            <w:r w:rsidRPr="001D450F">
              <w:rPr>
                <w:rFonts w:hint="eastAsia"/>
              </w:rPr>
              <w:t>±</w:t>
            </w:r>
            <w:r w:rsidRPr="001D450F">
              <w:t>0.28</w:t>
            </w:r>
          </w:p>
        </w:tc>
        <w:tc>
          <w:tcPr>
            <w:tcW w:w="0" w:type="auto"/>
          </w:tcPr>
          <w:p w14:paraId="27D2A318" w14:textId="77777777" w:rsidR="00BB5948" w:rsidRPr="001D450F" w:rsidRDefault="00BB5948" w:rsidP="00305F9D">
            <w:pPr>
              <w:jc w:val="center"/>
              <w:rPr>
                <w:rFonts w:cs="宋体"/>
              </w:rPr>
            </w:pPr>
            <w:r w:rsidRPr="001D450F">
              <w:t>1.32</w:t>
            </w:r>
            <w:r w:rsidRPr="001D450F">
              <w:rPr>
                <w:rFonts w:hint="eastAsia"/>
              </w:rPr>
              <w:t>±</w:t>
            </w:r>
            <w:r w:rsidRPr="001D450F">
              <w:t>0.28</w:t>
            </w:r>
          </w:p>
        </w:tc>
      </w:tr>
      <w:tr w:rsidR="00BB5948" w:rsidRPr="001D450F" w14:paraId="5781D60B" w14:textId="77777777" w:rsidTr="00305F9D">
        <w:tc>
          <w:tcPr>
            <w:tcW w:w="2518" w:type="dxa"/>
          </w:tcPr>
          <w:p w14:paraId="410EEF2B"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直回</w:t>
            </w:r>
          </w:p>
        </w:tc>
        <w:tc>
          <w:tcPr>
            <w:tcW w:w="1936" w:type="dxa"/>
          </w:tcPr>
          <w:p w14:paraId="74FA2B1F" w14:textId="77777777" w:rsidR="00BB5948" w:rsidRPr="001D450F" w:rsidRDefault="00BB5948" w:rsidP="00305F9D">
            <w:pPr>
              <w:jc w:val="center"/>
              <w:rPr>
                <w:rFonts w:cs="宋体"/>
              </w:rPr>
            </w:pPr>
            <w:r w:rsidRPr="001D450F">
              <w:t>1.33</w:t>
            </w:r>
            <w:r w:rsidRPr="001D450F">
              <w:rPr>
                <w:rFonts w:hint="eastAsia"/>
              </w:rPr>
              <w:t>±</w:t>
            </w:r>
            <w:r w:rsidRPr="001D450F">
              <w:t>0.47</w:t>
            </w:r>
          </w:p>
        </w:tc>
        <w:tc>
          <w:tcPr>
            <w:tcW w:w="0" w:type="auto"/>
          </w:tcPr>
          <w:p w14:paraId="3C5530AF" w14:textId="77777777" w:rsidR="00BB5948" w:rsidRPr="001D450F" w:rsidRDefault="00BB5948" w:rsidP="00305F9D">
            <w:pPr>
              <w:jc w:val="center"/>
              <w:rPr>
                <w:rFonts w:cs="宋体"/>
              </w:rPr>
            </w:pPr>
            <w:r w:rsidRPr="001D450F">
              <w:t>1.38</w:t>
            </w:r>
            <w:r w:rsidRPr="001D450F">
              <w:rPr>
                <w:rFonts w:hint="eastAsia"/>
              </w:rPr>
              <w:t>±</w:t>
            </w:r>
            <w:r w:rsidRPr="001D450F">
              <w:t>0.52</w:t>
            </w:r>
          </w:p>
        </w:tc>
        <w:tc>
          <w:tcPr>
            <w:tcW w:w="0" w:type="auto"/>
          </w:tcPr>
          <w:p w14:paraId="2B397D1F" w14:textId="77777777" w:rsidR="00BB5948" w:rsidRPr="001D450F" w:rsidRDefault="00BB5948" w:rsidP="00305F9D">
            <w:pPr>
              <w:jc w:val="center"/>
              <w:rPr>
                <w:rFonts w:cs="宋体"/>
              </w:rPr>
            </w:pPr>
            <w:r w:rsidRPr="001D450F">
              <w:t>1.36</w:t>
            </w:r>
            <w:r w:rsidRPr="001D450F">
              <w:rPr>
                <w:rFonts w:hint="eastAsia"/>
              </w:rPr>
              <w:t>±</w:t>
            </w:r>
            <w:r w:rsidRPr="001D450F">
              <w:t>0.49</w:t>
            </w:r>
          </w:p>
        </w:tc>
      </w:tr>
      <w:tr w:rsidR="00BB5948" w:rsidRPr="001D450F" w14:paraId="7A79F0C5" w14:textId="77777777" w:rsidTr="00305F9D">
        <w:tc>
          <w:tcPr>
            <w:tcW w:w="2518" w:type="dxa"/>
          </w:tcPr>
          <w:p w14:paraId="2AFD3E49"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眶前回</w:t>
            </w:r>
          </w:p>
        </w:tc>
        <w:tc>
          <w:tcPr>
            <w:tcW w:w="1936" w:type="dxa"/>
          </w:tcPr>
          <w:p w14:paraId="504B4BA3" w14:textId="77777777" w:rsidR="00BB5948" w:rsidRPr="001D450F" w:rsidRDefault="00BB5948" w:rsidP="00305F9D">
            <w:pPr>
              <w:jc w:val="center"/>
              <w:rPr>
                <w:rFonts w:cs="宋体"/>
              </w:rPr>
            </w:pPr>
            <w:r w:rsidRPr="001D450F">
              <w:t>1.53</w:t>
            </w:r>
            <w:r w:rsidRPr="001D450F">
              <w:rPr>
                <w:rFonts w:hint="eastAsia"/>
              </w:rPr>
              <w:t>±</w:t>
            </w:r>
            <w:r w:rsidRPr="001D450F">
              <w:t>0.44</w:t>
            </w:r>
          </w:p>
        </w:tc>
        <w:tc>
          <w:tcPr>
            <w:tcW w:w="0" w:type="auto"/>
          </w:tcPr>
          <w:p w14:paraId="73A1933D" w14:textId="77777777" w:rsidR="00BB5948" w:rsidRPr="001D450F" w:rsidRDefault="00BB5948" w:rsidP="00305F9D">
            <w:pPr>
              <w:jc w:val="center"/>
              <w:rPr>
                <w:rFonts w:cs="宋体"/>
              </w:rPr>
            </w:pPr>
            <w:r w:rsidRPr="001D450F">
              <w:t>1.55</w:t>
            </w:r>
            <w:r w:rsidRPr="001D450F">
              <w:rPr>
                <w:rFonts w:hint="eastAsia"/>
              </w:rPr>
              <w:t>±</w:t>
            </w:r>
            <w:r w:rsidRPr="001D450F">
              <w:t>0.44</w:t>
            </w:r>
          </w:p>
        </w:tc>
        <w:tc>
          <w:tcPr>
            <w:tcW w:w="0" w:type="auto"/>
          </w:tcPr>
          <w:p w14:paraId="189A8200" w14:textId="77777777" w:rsidR="00BB5948" w:rsidRPr="001D450F" w:rsidRDefault="00BB5948" w:rsidP="00305F9D">
            <w:pPr>
              <w:jc w:val="center"/>
              <w:rPr>
                <w:rFonts w:cs="宋体"/>
              </w:rPr>
            </w:pPr>
            <w:r w:rsidRPr="001D450F">
              <w:t>1.54</w:t>
            </w:r>
            <w:r w:rsidRPr="001D450F">
              <w:rPr>
                <w:rFonts w:hint="eastAsia"/>
              </w:rPr>
              <w:t>±</w:t>
            </w:r>
            <w:r w:rsidRPr="001D450F">
              <w:t>0.43</w:t>
            </w:r>
          </w:p>
        </w:tc>
      </w:tr>
      <w:tr w:rsidR="00BB5948" w:rsidRPr="001D450F" w14:paraId="25BA873E" w14:textId="77777777" w:rsidTr="00305F9D">
        <w:tc>
          <w:tcPr>
            <w:tcW w:w="2518" w:type="dxa"/>
          </w:tcPr>
          <w:p w14:paraId="3316AD4E"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额下回</w:t>
            </w:r>
          </w:p>
        </w:tc>
        <w:tc>
          <w:tcPr>
            <w:tcW w:w="1936" w:type="dxa"/>
          </w:tcPr>
          <w:p w14:paraId="08034701" w14:textId="77777777" w:rsidR="00BB5948" w:rsidRPr="001D450F" w:rsidRDefault="00BB5948" w:rsidP="00305F9D">
            <w:pPr>
              <w:jc w:val="center"/>
              <w:rPr>
                <w:rFonts w:cs="宋体"/>
              </w:rPr>
            </w:pPr>
            <w:r w:rsidRPr="001D450F">
              <w:t>1.37</w:t>
            </w:r>
            <w:r w:rsidRPr="001D450F">
              <w:rPr>
                <w:rFonts w:hint="eastAsia"/>
              </w:rPr>
              <w:t>±</w:t>
            </w:r>
            <w:r w:rsidRPr="001D450F">
              <w:t>0.39</w:t>
            </w:r>
          </w:p>
        </w:tc>
        <w:tc>
          <w:tcPr>
            <w:tcW w:w="0" w:type="auto"/>
          </w:tcPr>
          <w:p w14:paraId="00C7B7A6" w14:textId="77777777" w:rsidR="00BB5948" w:rsidRPr="001D450F" w:rsidRDefault="00BB5948" w:rsidP="00305F9D">
            <w:pPr>
              <w:jc w:val="center"/>
              <w:rPr>
                <w:rFonts w:cs="宋体"/>
              </w:rPr>
            </w:pPr>
            <w:r w:rsidRPr="001D450F">
              <w:t>1.44</w:t>
            </w:r>
            <w:r w:rsidRPr="001D450F">
              <w:rPr>
                <w:rFonts w:hint="eastAsia"/>
              </w:rPr>
              <w:t>±</w:t>
            </w:r>
            <w:r w:rsidRPr="001D450F">
              <w:t>0.42</w:t>
            </w:r>
          </w:p>
        </w:tc>
        <w:tc>
          <w:tcPr>
            <w:tcW w:w="0" w:type="auto"/>
          </w:tcPr>
          <w:p w14:paraId="08DD1D52" w14:textId="77777777" w:rsidR="00BB5948" w:rsidRPr="001D450F" w:rsidRDefault="00BB5948" w:rsidP="00305F9D">
            <w:pPr>
              <w:jc w:val="center"/>
              <w:rPr>
                <w:rFonts w:cs="宋体"/>
              </w:rPr>
            </w:pPr>
            <w:r w:rsidRPr="001D450F">
              <w:t>1.40</w:t>
            </w:r>
            <w:r w:rsidRPr="001D450F">
              <w:rPr>
                <w:rFonts w:hint="eastAsia"/>
              </w:rPr>
              <w:t>±</w:t>
            </w:r>
            <w:r w:rsidRPr="001D450F">
              <w:t>0.39</w:t>
            </w:r>
          </w:p>
        </w:tc>
      </w:tr>
      <w:tr w:rsidR="00BB5948" w:rsidRPr="001D450F" w14:paraId="29A1EFFB" w14:textId="77777777" w:rsidTr="00305F9D">
        <w:tc>
          <w:tcPr>
            <w:tcW w:w="2518" w:type="dxa"/>
          </w:tcPr>
          <w:p w14:paraId="7FE31A31"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额上回</w:t>
            </w:r>
          </w:p>
        </w:tc>
        <w:tc>
          <w:tcPr>
            <w:tcW w:w="1936" w:type="dxa"/>
          </w:tcPr>
          <w:p w14:paraId="4670C8FE" w14:textId="77777777" w:rsidR="00BB5948" w:rsidRPr="001D450F" w:rsidRDefault="00BB5948" w:rsidP="00305F9D">
            <w:pPr>
              <w:jc w:val="center"/>
              <w:rPr>
                <w:rFonts w:cs="宋体"/>
              </w:rPr>
            </w:pPr>
            <w:r w:rsidRPr="001D450F">
              <w:t>1.38</w:t>
            </w:r>
            <w:r w:rsidRPr="001D450F">
              <w:rPr>
                <w:rFonts w:hint="eastAsia"/>
              </w:rPr>
              <w:t>±</w:t>
            </w:r>
            <w:r w:rsidRPr="001D450F">
              <w:t>0.44</w:t>
            </w:r>
          </w:p>
        </w:tc>
        <w:tc>
          <w:tcPr>
            <w:tcW w:w="0" w:type="auto"/>
          </w:tcPr>
          <w:p w14:paraId="6FDB8BD1" w14:textId="77777777" w:rsidR="00BB5948" w:rsidRPr="001D450F" w:rsidRDefault="00BB5948" w:rsidP="00305F9D">
            <w:pPr>
              <w:jc w:val="center"/>
              <w:rPr>
                <w:rFonts w:cs="宋体"/>
              </w:rPr>
            </w:pPr>
            <w:r w:rsidRPr="001D450F">
              <w:t>1.34</w:t>
            </w:r>
            <w:r w:rsidRPr="001D450F">
              <w:rPr>
                <w:rFonts w:hint="eastAsia"/>
              </w:rPr>
              <w:t>±</w:t>
            </w:r>
            <w:r w:rsidRPr="001D450F">
              <w:t>0.41</w:t>
            </w:r>
          </w:p>
        </w:tc>
        <w:tc>
          <w:tcPr>
            <w:tcW w:w="0" w:type="auto"/>
          </w:tcPr>
          <w:p w14:paraId="548FBF12" w14:textId="77777777" w:rsidR="00BB5948" w:rsidRPr="001D450F" w:rsidRDefault="00BB5948" w:rsidP="00305F9D">
            <w:pPr>
              <w:jc w:val="center"/>
              <w:rPr>
                <w:rFonts w:cs="宋体"/>
              </w:rPr>
            </w:pPr>
            <w:r w:rsidRPr="001D450F">
              <w:t>1.36</w:t>
            </w:r>
            <w:r w:rsidRPr="001D450F">
              <w:rPr>
                <w:rFonts w:hint="eastAsia"/>
              </w:rPr>
              <w:t>±</w:t>
            </w:r>
            <w:r w:rsidRPr="001D450F">
              <w:t>0.41</w:t>
            </w:r>
          </w:p>
        </w:tc>
      </w:tr>
      <w:tr w:rsidR="00BB5948" w:rsidRPr="001D450F" w14:paraId="6C31E50E" w14:textId="77777777" w:rsidTr="00305F9D">
        <w:tc>
          <w:tcPr>
            <w:tcW w:w="2518" w:type="dxa"/>
          </w:tcPr>
          <w:p w14:paraId="44802CE0"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眶内回</w:t>
            </w:r>
          </w:p>
        </w:tc>
        <w:tc>
          <w:tcPr>
            <w:tcW w:w="1936" w:type="dxa"/>
          </w:tcPr>
          <w:p w14:paraId="04466C2A" w14:textId="77777777" w:rsidR="00BB5948" w:rsidRPr="001D450F" w:rsidRDefault="00BB5948" w:rsidP="00305F9D">
            <w:pPr>
              <w:jc w:val="center"/>
              <w:rPr>
                <w:rFonts w:cs="宋体"/>
              </w:rPr>
            </w:pPr>
            <w:r w:rsidRPr="001D450F">
              <w:t>1.41</w:t>
            </w:r>
            <w:r w:rsidRPr="001D450F">
              <w:rPr>
                <w:rFonts w:hint="eastAsia"/>
              </w:rPr>
              <w:t>±</w:t>
            </w:r>
            <w:r w:rsidRPr="001D450F">
              <w:t>0.45</w:t>
            </w:r>
          </w:p>
        </w:tc>
        <w:tc>
          <w:tcPr>
            <w:tcW w:w="0" w:type="auto"/>
          </w:tcPr>
          <w:p w14:paraId="1CB0321F" w14:textId="77777777" w:rsidR="00BB5948" w:rsidRPr="001D450F" w:rsidRDefault="00BB5948" w:rsidP="00305F9D">
            <w:pPr>
              <w:jc w:val="center"/>
              <w:rPr>
                <w:rFonts w:cs="宋体"/>
              </w:rPr>
            </w:pPr>
            <w:r w:rsidRPr="001D450F">
              <w:t>1.45</w:t>
            </w:r>
            <w:r w:rsidRPr="001D450F">
              <w:rPr>
                <w:rFonts w:hint="eastAsia"/>
              </w:rPr>
              <w:t>±</w:t>
            </w:r>
            <w:r w:rsidRPr="001D450F">
              <w:t>0.45</w:t>
            </w:r>
          </w:p>
        </w:tc>
        <w:tc>
          <w:tcPr>
            <w:tcW w:w="0" w:type="auto"/>
          </w:tcPr>
          <w:p w14:paraId="2E7F7ED8" w14:textId="77777777" w:rsidR="00BB5948" w:rsidRPr="001D450F" w:rsidRDefault="00BB5948" w:rsidP="00305F9D">
            <w:pPr>
              <w:jc w:val="center"/>
              <w:rPr>
                <w:rFonts w:cs="宋体"/>
              </w:rPr>
            </w:pPr>
            <w:r w:rsidRPr="001D450F">
              <w:t>1.43</w:t>
            </w:r>
            <w:r w:rsidRPr="001D450F">
              <w:rPr>
                <w:rFonts w:hint="eastAsia"/>
              </w:rPr>
              <w:t>±</w:t>
            </w:r>
            <w:r w:rsidRPr="001D450F">
              <w:t>0.44</w:t>
            </w:r>
          </w:p>
        </w:tc>
      </w:tr>
      <w:tr w:rsidR="00BB5948" w:rsidRPr="001D450F" w14:paraId="5BC6A4F2" w14:textId="77777777" w:rsidTr="00305F9D">
        <w:tc>
          <w:tcPr>
            <w:tcW w:w="2518" w:type="dxa"/>
          </w:tcPr>
          <w:p w14:paraId="512D39F4"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眶外回</w:t>
            </w:r>
          </w:p>
        </w:tc>
        <w:tc>
          <w:tcPr>
            <w:tcW w:w="1936" w:type="dxa"/>
          </w:tcPr>
          <w:p w14:paraId="4F1526D2" w14:textId="77777777" w:rsidR="00BB5948" w:rsidRPr="001D450F" w:rsidRDefault="00BB5948" w:rsidP="00305F9D">
            <w:pPr>
              <w:jc w:val="center"/>
              <w:rPr>
                <w:rFonts w:cs="宋体"/>
              </w:rPr>
            </w:pPr>
            <w:r w:rsidRPr="001D450F">
              <w:t>1.38</w:t>
            </w:r>
            <w:r w:rsidRPr="001D450F">
              <w:rPr>
                <w:rFonts w:hint="eastAsia"/>
              </w:rPr>
              <w:t>±</w:t>
            </w:r>
            <w:r w:rsidRPr="001D450F">
              <w:t>0.39</w:t>
            </w:r>
          </w:p>
        </w:tc>
        <w:tc>
          <w:tcPr>
            <w:tcW w:w="0" w:type="auto"/>
          </w:tcPr>
          <w:p w14:paraId="797F36AE" w14:textId="77777777" w:rsidR="00BB5948" w:rsidRPr="001D450F" w:rsidRDefault="00BB5948" w:rsidP="00305F9D">
            <w:pPr>
              <w:jc w:val="center"/>
              <w:rPr>
                <w:rFonts w:cs="宋体"/>
              </w:rPr>
            </w:pPr>
            <w:r w:rsidRPr="001D450F">
              <w:t>1.42</w:t>
            </w:r>
            <w:r w:rsidRPr="001D450F">
              <w:rPr>
                <w:rFonts w:hint="eastAsia"/>
              </w:rPr>
              <w:t>±</w:t>
            </w:r>
            <w:r w:rsidRPr="001D450F">
              <w:t>0.44</w:t>
            </w:r>
          </w:p>
        </w:tc>
        <w:tc>
          <w:tcPr>
            <w:tcW w:w="0" w:type="auto"/>
          </w:tcPr>
          <w:p w14:paraId="20619CBC" w14:textId="77777777" w:rsidR="00BB5948" w:rsidRPr="001D450F" w:rsidRDefault="00BB5948" w:rsidP="00305F9D">
            <w:pPr>
              <w:jc w:val="center"/>
              <w:rPr>
                <w:rFonts w:cs="宋体"/>
              </w:rPr>
            </w:pPr>
            <w:r w:rsidRPr="001D450F">
              <w:t>1.40</w:t>
            </w:r>
            <w:r w:rsidRPr="001D450F">
              <w:rPr>
                <w:rFonts w:hint="eastAsia"/>
              </w:rPr>
              <w:t>±</w:t>
            </w:r>
            <w:r w:rsidRPr="001D450F">
              <w:t>0.41</w:t>
            </w:r>
          </w:p>
        </w:tc>
      </w:tr>
      <w:tr w:rsidR="00BB5948" w:rsidRPr="001D450F" w14:paraId="5DE2FDC3" w14:textId="77777777" w:rsidTr="00305F9D">
        <w:tc>
          <w:tcPr>
            <w:tcW w:w="2518" w:type="dxa"/>
          </w:tcPr>
          <w:p w14:paraId="6EB2D125" w14:textId="77777777" w:rsidR="00BB5948" w:rsidRPr="001D450F" w:rsidRDefault="00BB5948" w:rsidP="00305F9D">
            <w:pPr>
              <w:jc w:val="center"/>
              <w:rPr>
                <w:rFonts w:cs="宋体"/>
              </w:rPr>
            </w:pPr>
            <w:r w:rsidRPr="001D450F">
              <w:rPr>
                <w:rFonts w:hint="eastAsia"/>
              </w:rPr>
              <w:t>额叶</w:t>
            </w:r>
            <w:r w:rsidRPr="001D450F">
              <w:t>-</w:t>
            </w:r>
            <w:r w:rsidRPr="001D450F">
              <w:rPr>
                <w:rFonts w:hint="eastAsia"/>
              </w:rPr>
              <w:t>眶后回</w:t>
            </w:r>
          </w:p>
        </w:tc>
        <w:tc>
          <w:tcPr>
            <w:tcW w:w="1936" w:type="dxa"/>
          </w:tcPr>
          <w:p w14:paraId="5D0E7499" w14:textId="77777777" w:rsidR="00BB5948" w:rsidRPr="001D450F" w:rsidRDefault="00BB5948" w:rsidP="00305F9D">
            <w:pPr>
              <w:jc w:val="center"/>
              <w:rPr>
                <w:rFonts w:cs="宋体"/>
              </w:rPr>
            </w:pPr>
            <w:r w:rsidRPr="001D450F">
              <w:t>1.38</w:t>
            </w:r>
            <w:r w:rsidRPr="001D450F">
              <w:rPr>
                <w:rFonts w:hint="eastAsia"/>
              </w:rPr>
              <w:t>±</w:t>
            </w:r>
            <w:r w:rsidRPr="001D450F">
              <w:t>0.33</w:t>
            </w:r>
          </w:p>
        </w:tc>
        <w:tc>
          <w:tcPr>
            <w:tcW w:w="0" w:type="auto"/>
          </w:tcPr>
          <w:p w14:paraId="0E9BEAAD" w14:textId="77777777" w:rsidR="00BB5948" w:rsidRPr="001D450F" w:rsidRDefault="00BB5948" w:rsidP="00305F9D">
            <w:pPr>
              <w:jc w:val="center"/>
              <w:rPr>
                <w:rFonts w:cs="宋体"/>
              </w:rPr>
            </w:pPr>
            <w:r w:rsidRPr="001D450F">
              <w:t>1.45</w:t>
            </w:r>
            <w:r w:rsidRPr="001D450F">
              <w:rPr>
                <w:rFonts w:hint="eastAsia"/>
              </w:rPr>
              <w:t>±</w:t>
            </w:r>
            <w:r w:rsidRPr="001D450F">
              <w:t>0.37</w:t>
            </w:r>
          </w:p>
        </w:tc>
        <w:tc>
          <w:tcPr>
            <w:tcW w:w="0" w:type="auto"/>
          </w:tcPr>
          <w:p w14:paraId="0E86A134" w14:textId="77777777" w:rsidR="00BB5948" w:rsidRPr="001D450F" w:rsidRDefault="00BB5948" w:rsidP="00305F9D">
            <w:pPr>
              <w:jc w:val="center"/>
              <w:rPr>
                <w:rFonts w:cs="宋体"/>
              </w:rPr>
            </w:pPr>
            <w:r w:rsidRPr="001D450F">
              <w:t>1.41</w:t>
            </w:r>
            <w:r w:rsidRPr="001D450F">
              <w:rPr>
                <w:rFonts w:hint="eastAsia"/>
              </w:rPr>
              <w:t>±</w:t>
            </w:r>
            <w:r w:rsidRPr="001D450F">
              <w:t>0.34</w:t>
            </w:r>
          </w:p>
        </w:tc>
      </w:tr>
      <w:tr w:rsidR="00BB5948" w:rsidRPr="001D450F" w14:paraId="3DC41009" w14:textId="77777777" w:rsidTr="00305F9D">
        <w:tc>
          <w:tcPr>
            <w:tcW w:w="2518" w:type="dxa"/>
          </w:tcPr>
          <w:p w14:paraId="682E12AE" w14:textId="77777777" w:rsidR="00BB5948" w:rsidRPr="001D450F" w:rsidRDefault="00BB5948" w:rsidP="00305F9D">
            <w:pPr>
              <w:jc w:val="center"/>
              <w:rPr>
                <w:rFonts w:cs="宋体"/>
                <w:sz w:val="18"/>
                <w:szCs w:val="18"/>
              </w:rPr>
            </w:pPr>
            <w:r w:rsidRPr="001D450F">
              <w:rPr>
                <w:rFonts w:hint="eastAsia"/>
                <w:sz w:val="18"/>
                <w:szCs w:val="18"/>
              </w:rPr>
              <w:t>膝下额叶皮层</w:t>
            </w:r>
            <w:r w:rsidRPr="001D450F">
              <w:rPr>
                <w:sz w:val="18"/>
                <w:szCs w:val="18"/>
              </w:rPr>
              <w:t>-</w:t>
            </w:r>
            <w:r w:rsidRPr="001D450F">
              <w:rPr>
                <w:rFonts w:hint="eastAsia"/>
                <w:sz w:val="18"/>
                <w:szCs w:val="18"/>
              </w:rPr>
              <w:t>扣带回前部</w:t>
            </w:r>
          </w:p>
        </w:tc>
        <w:tc>
          <w:tcPr>
            <w:tcW w:w="1936" w:type="dxa"/>
          </w:tcPr>
          <w:p w14:paraId="4A8F8C2E" w14:textId="77777777" w:rsidR="00BB5948" w:rsidRPr="001D450F" w:rsidRDefault="00BB5948" w:rsidP="00305F9D">
            <w:pPr>
              <w:jc w:val="center"/>
              <w:rPr>
                <w:rFonts w:cs="宋体"/>
              </w:rPr>
            </w:pPr>
            <w:r w:rsidRPr="001D450F">
              <w:t>1.30</w:t>
            </w:r>
            <w:r w:rsidRPr="001D450F">
              <w:rPr>
                <w:rFonts w:hint="eastAsia"/>
              </w:rPr>
              <w:t>±</w:t>
            </w:r>
            <w:r w:rsidRPr="001D450F">
              <w:t>0.49</w:t>
            </w:r>
          </w:p>
        </w:tc>
        <w:tc>
          <w:tcPr>
            <w:tcW w:w="0" w:type="auto"/>
          </w:tcPr>
          <w:p w14:paraId="00019AEE" w14:textId="77777777" w:rsidR="00BB5948" w:rsidRPr="001D450F" w:rsidRDefault="00BB5948" w:rsidP="00305F9D">
            <w:pPr>
              <w:jc w:val="center"/>
              <w:rPr>
                <w:rFonts w:cs="宋体"/>
              </w:rPr>
            </w:pPr>
            <w:r w:rsidRPr="001D450F">
              <w:t>1.28</w:t>
            </w:r>
            <w:r w:rsidRPr="001D450F">
              <w:rPr>
                <w:rFonts w:hint="eastAsia"/>
              </w:rPr>
              <w:t>±</w:t>
            </w:r>
            <w:r w:rsidRPr="001D450F">
              <w:t>0.52</w:t>
            </w:r>
          </w:p>
        </w:tc>
        <w:tc>
          <w:tcPr>
            <w:tcW w:w="0" w:type="auto"/>
          </w:tcPr>
          <w:p w14:paraId="58A1443F" w14:textId="77777777" w:rsidR="00BB5948" w:rsidRPr="001D450F" w:rsidRDefault="00BB5948" w:rsidP="00305F9D">
            <w:pPr>
              <w:jc w:val="center"/>
              <w:rPr>
                <w:rFonts w:cs="宋体"/>
              </w:rPr>
            </w:pPr>
            <w:r w:rsidRPr="001D450F">
              <w:t>1.29</w:t>
            </w:r>
            <w:r w:rsidRPr="001D450F">
              <w:rPr>
                <w:rFonts w:hint="eastAsia"/>
              </w:rPr>
              <w:t>±</w:t>
            </w:r>
            <w:r w:rsidRPr="001D450F">
              <w:t>0.50</w:t>
            </w:r>
          </w:p>
        </w:tc>
      </w:tr>
      <w:tr w:rsidR="00BB5948" w:rsidRPr="001D450F" w14:paraId="75CD61DA" w14:textId="77777777" w:rsidTr="00305F9D">
        <w:tc>
          <w:tcPr>
            <w:tcW w:w="2518" w:type="dxa"/>
          </w:tcPr>
          <w:p w14:paraId="25A8073B" w14:textId="77777777" w:rsidR="00BB5948" w:rsidRPr="001D450F" w:rsidRDefault="00BB5948" w:rsidP="00305F9D">
            <w:pPr>
              <w:jc w:val="center"/>
              <w:rPr>
                <w:rFonts w:cs="宋体"/>
              </w:rPr>
            </w:pPr>
            <w:r w:rsidRPr="001D450F">
              <w:rPr>
                <w:rFonts w:hint="eastAsia"/>
              </w:rPr>
              <w:t>胼胝体下区</w:t>
            </w:r>
          </w:p>
        </w:tc>
        <w:tc>
          <w:tcPr>
            <w:tcW w:w="1936" w:type="dxa"/>
          </w:tcPr>
          <w:p w14:paraId="3A2A33BB" w14:textId="77777777" w:rsidR="00BB5948" w:rsidRPr="001D450F" w:rsidRDefault="00BB5948" w:rsidP="00305F9D">
            <w:pPr>
              <w:jc w:val="center"/>
              <w:rPr>
                <w:rFonts w:cs="宋体"/>
              </w:rPr>
            </w:pPr>
            <w:r w:rsidRPr="001D450F">
              <w:t>1.09</w:t>
            </w:r>
            <w:r w:rsidRPr="001D450F">
              <w:rPr>
                <w:rFonts w:hint="eastAsia"/>
              </w:rPr>
              <w:t>±</w:t>
            </w:r>
            <w:r w:rsidRPr="001D450F">
              <w:t>0.67</w:t>
            </w:r>
          </w:p>
        </w:tc>
        <w:tc>
          <w:tcPr>
            <w:tcW w:w="0" w:type="auto"/>
          </w:tcPr>
          <w:p w14:paraId="000F69D9" w14:textId="77777777" w:rsidR="00BB5948" w:rsidRPr="001D450F" w:rsidRDefault="00BB5948" w:rsidP="00305F9D">
            <w:pPr>
              <w:jc w:val="center"/>
              <w:rPr>
                <w:rFonts w:cs="宋体"/>
              </w:rPr>
            </w:pPr>
            <w:r w:rsidRPr="001D450F">
              <w:t>1.00</w:t>
            </w:r>
            <w:r w:rsidRPr="001D450F">
              <w:rPr>
                <w:rFonts w:hint="eastAsia"/>
              </w:rPr>
              <w:t>±</w:t>
            </w:r>
            <w:r w:rsidRPr="001D450F">
              <w:t>0.58</w:t>
            </w:r>
          </w:p>
        </w:tc>
        <w:tc>
          <w:tcPr>
            <w:tcW w:w="0" w:type="auto"/>
          </w:tcPr>
          <w:p w14:paraId="6A5C664C" w14:textId="77777777" w:rsidR="00BB5948" w:rsidRPr="001D450F" w:rsidRDefault="00BB5948" w:rsidP="00305F9D">
            <w:pPr>
              <w:jc w:val="center"/>
              <w:rPr>
                <w:rFonts w:cs="宋体"/>
              </w:rPr>
            </w:pPr>
            <w:r w:rsidRPr="001D450F">
              <w:t>1.05</w:t>
            </w:r>
            <w:r w:rsidRPr="001D450F">
              <w:rPr>
                <w:rFonts w:hint="eastAsia"/>
              </w:rPr>
              <w:t>±</w:t>
            </w:r>
            <w:r w:rsidRPr="001D450F">
              <w:t>0.62</w:t>
            </w:r>
          </w:p>
        </w:tc>
      </w:tr>
      <w:tr w:rsidR="00BB5948" w:rsidRPr="001D450F" w14:paraId="7412D4DA" w14:textId="77777777" w:rsidTr="00305F9D">
        <w:tc>
          <w:tcPr>
            <w:tcW w:w="2518" w:type="dxa"/>
          </w:tcPr>
          <w:p w14:paraId="632FD36A" w14:textId="77777777" w:rsidR="00BB5948" w:rsidRPr="001D450F" w:rsidRDefault="00BB5948" w:rsidP="00305F9D">
            <w:pPr>
              <w:jc w:val="center"/>
              <w:rPr>
                <w:rFonts w:cs="宋体"/>
                <w:sz w:val="15"/>
                <w:szCs w:val="15"/>
              </w:rPr>
            </w:pPr>
            <w:r w:rsidRPr="001D450F">
              <w:rPr>
                <w:rFonts w:hint="eastAsia"/>
                <w:sz w:val="15"/>
                <w:szCs w:val="15"/>
              </w:rPr>
              <w:t>膝下额叶皮层前部</w:t>
            </w:r>
            <w:r w:rsidRPr="001D450F">
              <w:rPr>
                <w:sz w:val="15"/>
                <w:szCs w:val="15"/>
              </w:rPr>
              <w:t>-</w:t>
            </w:r>
            <w:r w:rsidRPr="001D450F">
              <w:rPr>
                <w:rFonts w:hint="eastAsia"/>
                <w:sz w:val="15"/>
                <w:szCs w:val="15"/>
              </w:rPr>
              <w:t>扣带回前部</w:t>
            </w:r>
          </w:p>
        </w:tc>
        <w:tc>
          <w:tcPr>
            <w:tcW w:w="1936" w:type="dxa"/>
          </w:tcPr>
          <w:p w14:paraId="3CCE8703" w14:textId="77777777" w:rsidR="00BB5948" w:rsidRPr="001D450F" w:rsidRDefault="00BB5948" w:rsidP="00305F9D">
            <w:pPr>
              <w:jc w:val="center"/>
              <w:rPr>
                <w:rFonts w:cs="宋体"/>
              </w:rPr>
            </w:pPr>
            <w:r w:rsidRPr="001D450F">
              <w:t>1.46</w:t>
            </w:r>
            <w:r w:rsidRPr="001D450F">
              <w:rPr>
                <w:rFonts w:hint="eastAsia"/>
              </w:rPr>
              <w:t>±</w:t>
            </w:r>
            <w:r w:rsidRPr="001D450F">
              <w:t>0.45</w:t>
            </w:r>
          </w:p>
        </w:tc>
        <w:tc>
          <w:tcPr>
            <w:tcW w:w="0" w:type="auto"/>
          </w:tcPr>
          <w:p w14:paraId="5A1E6172" w14:textId="77777777" w:rsidR="00BB5948" w:rsidRPr="001D450F" w:rsidRDefault="00BB5948" w:rsidP="00305F9D">
            <w:pPr>
              <w:jc w:val="center"/>
              <w:rPr>
                <w:rFonts w:cs="宋体"/>
              </w:rPr>
            </w:pPr>
            <w:r w:rsidRPr="001D450F">
              <w:t>1.46</w:t>
            </w:r>
            <w:r w:rsidRPr="001D450F">
              <w:rPr>
                <w:rFonts w:hint="eastAsia"/>
              </w:rPr>
              <w:t>±</w:t>
            </w:r>
            <w:r w:rsidRPr="001D450F">
              <w:t>0.47</w:t>
            </w:r>
          </w:p>
        </w:tc>
        <w:tc>
          <w:tcPr>
            <w:tcW w:w="0" w:type="auto"/>
          </w:tcPr>
          <w:p w14:paraId="5A8D26B5" w14:textId="77777777" w:rsidR="00BB5948" w:rsidRPr="001D450F" w:rsidRDefault="00BB5948" w:rsidP="00305F9D">
            <w:pPr>
              <w:jc w:val="center"/>
              <w:rPr>
                <w:rFonts w:cs="宋体"/>
              </w:rPr>
            </w:pPr>
            <w:r w:rsidRPr="001D450F">
              <w:t>1.46</w:t>
            </w:r>
            <w:r w:rsidRPr="001D450F">
              <w:rPr>
                <w:rFonts w:hint="eastAsia"/>
              </w:rPr>
              <w:t>±</w:t>
            </w:r>
            <w:r w:rsidRPr="001D450F">
              <w:t>0.45</w:t>
            </w:r>
          </w:p>
        </w:tc>
      </w:tr>
      <w:tr w:rsidR="00BB5948" w:rsidRPr="001D450F" w14:paraId="70A8AF1B" w14:textId="77777777" w:rsidTr="00305F9D">
        <w:tc>
          <w:tcPr>
            <w:tcW w:w="2518" w:type="dxa"/>
          </w:tcPr>
          <w:p w14:paraId="117CAD01" w14:textId="77777777" w:rsidR="00BB5948" w:rsidRPr="001D450F" w:rsidRDefault="00BB5948" w:rsidP="00305F9D">
            <w:pPr>
              <w:jc w:val="center"/>
              <w:rPr>
                <w:rFonts w:cs="宋体"/>
              </w:rPr>
            </w:pPr>
            <w:r w:rsidRPr="001D450F">
              <w:rPr>
                <w:rFonts w:hint="eastAsia"/>
              </w:rPr>
              <w:t>海马</w:t>
            </w:r>
          </w:p>
        </w:tc>
        <w:tc>
          <w:tcPr>
            <w:tcW w:w="1936" w:type="dxa"/>
          </w:tcPr>
          <w:p w14:paraId="7705B1F0" w14:textId="77777777" w:rsidR="00BB5948" w:rsidRPr="001D450F" w:rsidRDefault="00BB5948" w:rsidP="00305F9D">
            <w:pPr>
              <w:jc w:val="center"/>
              <w:rPr>
                <w:rFonts w:cs="宋体"/>
              </w:rPr>
            </w:pPr>
            <w:r w:rsidRPr="001D450F">
              <w:t>1.17</w:t>
            </w:r>
            <w:r w:rsidRPr="001D450F">
              <w:rPr>
                <w:rFonts w:hint="eastAsia"/>
              </w:rPr>
              <w:t>±</w:t>
            </w:r>
            <w:r w:rsidRPr="001D450F">
              <w:t>0.17</w:t>
            </w:r>
          </w:p>
        </w:tc>
        <w:tc>
          <w:tcPr>
            <w:tcW w:w="0" w:type="auto"/>
          </w:tcPr>
          <w:p w14:paraId="30883555" w14:textId="77777777" w:rsidR="00BB5948" w:rsidRPr="001D450F" w:rsidRDefault="00BB5948" w:rsidP="00305F9D">
            <w:pPr>
              <w:jc w:val="center"/>
              <w:rPr>
                <w:rFonts w:cs="宋体"/>
              </w:rPr>
            </w:pPr>
            <w:r w:rsidRPr="001D450F">
              <w:t>1.21</w:t>
            </w:r>
            <w:r w:rsidRPr="001D450F">
              <w:rPr>
                <w:rFonts w:hint="eastAsia"/>
              </w:rPr>
              <w:t>±</w:t>
            </w:r>
            <w:r w:rsidRPr="001D450F">
              <w:t>0.19</w:t>
            </w:r>
          </w:p>
        </w:tc>
        <w:tc>
          <w:tcPr>
            <w:tcW w:w="0" w:type="auto"/>
          </w:tcPr>
          <w:p w14:paraId="7472BC24" w14:textId="77777777" w:rsidR="00BB5948" w:rsidRPr="001D450F" w:rsidRDefault="00BB5948" w:rsidP="00305F9D">
            <w:pPr>
              <w:jc w:val="center"/>
              <w:rPr>
                <w:rFonts w:cs="宋体"/>
              </w:rPr>
            </w:pPr>
            <w:r w:rsidRPr="001D450F">
              <w:t>1.19</w:t>
            </w:r>
            <w:r w:rsidRPr="001D450F">
              <w:rPr>
                <w:rFonts w:hint="eastAsia"/>
              </w:rPr>
              <w:t>±</w:t>
            </w:r>
            <w:r w:rsidRPr="001D450F">
              <w:t>0.18</w:t>
            </w:r>
          </w:p>
        </w:tc>
      </w:tr>
      <w:tr w:rsidR="00BB5948" w:rsidRPr="001D450F" w14:paraId="2FA15F51" w14:textId="77777777" w:rsidTr="00305F9D">
        <w:tc>
          <w:tcPr>
            <w:tcW w:w="2518" w:type="dxa"/>
          </w:tcPr>
          <w:p w14:paraId="12528CBB" w14:textId="77777777" w:rsidR="00BB5948" w:rsidRPr="001D450F" w:rsidRDefault="00BB5948" w:rsidP="00305F9D">
            <w:pPr>
              <w:jc w:val="center"/>
              <w:rPr>
                <w:rFonts w:cs="宋体"/>
              </w:rPr>
            </w:pPr>
            <w:r w:rsidRPr="001D450F">
              <w:rPr>
                <w:rFonts w:hint="eastAsia"/>
              </w:rPr>
              <w:t>杏仁核</w:t>
            </w:r>
          </w:p>
        </w:tc>
        <w:tc>
          <w:tcPr>
            <w:tcW w:w="1936" w:type="dxa"/>
          </w:tcPr>
          <w:p w14:paraId="03EDA765" w14:textId="77777777" w:rsidR="00BB5948" w:rsidRPr="001D450F" w:rsidRDefault="00BB5948" w:rsidP="00305F9D">
            <w:pPr>
              <w:jc w:val="center"/>
              <w:rPr>
                <w:rFonts w:cs="宋体"/>
              </w:rPr>
            </w:pPr>
            <w:r w:rsidRPr="001D450F">
              <w:t>1.16</w:t>
            </w:r>
            <w:r w:rsidRPr="001D450F">
              <w:rPr>
                <w:rFonts w:hint="eastAsia"/>
              </w:rPr>
              <w:t>±</w:t>
            </w:r>
            <w:r w:rsidRPr="001D450F">
              <w:t>0.15</w:t>
            </w:r>
          </w:p>
        </w:tc>
        <w:tc>
          <w:tcPr>
            <w:tcW w:w="0" w:type="auto"/>
          </w:tcPr>
          <w:p w14:paraId="4F3B8FC7" w14:textId="77777777" w:rsidR="00BB5948" w:rsidRPr="001D450F" w:rsidRDefault="00BB5948" w:rsidP="00305F9D">
            <w:pPr>
              <w:jc w:val="center"/>
              <w:rPr>
                <w:rFonts w:cs="宋体"/>
              </w:rPr>
            </w:pPr>
            <w:r w:rsidRPr="001D450F">
              <w:t>1.17</w:t>
            </w:r>
            <w:r w:rsidRPr="001D450F">
              <w:rPr>
                <w:rFonts w:hint="eastAsia"/>
              </w:rPr>
              <w:t>±</w:t>
            </w:r>
            <w:r w:rsidRPr="001D450F">
              <w:t>0.16</w:t>
            </w:r>
          </w:p>
        </w:tc>
        <w:tc>
          <w:tcPr>
            <w:tcW w:w="0" w:type="auto"/>
          </w:tcPr>
          <w:p w14:paraId="3B07A713" w14:textId="77777777" w:rsidR="00BB5948" w:rsidRPr="001D450F" w:rsidRDefault="00BB5948" w:rsidP="00305F9D">
            <w:pPr>
              <w:jc w:val="center"/>
              <w:rPr>
                <w:rFonts w:cs="宋体"/>
              </w:rPr>
            </w:pPr>
            <w:r w:rsidRPr="001D450F">
              <w:t>1.16</w:t>
            </w:r>
            <w:r w:rsidRPr="001D450F">
              <w:rPr>
                <w:rFonts w:hint="eastAsia"/>
              </w:rPr>
              <w:t>±</w:t>
            </w:r>
            <w:r w:rsidRPr="001D450F">
              <w:t>0.15</w:t>
            </w:r>
          </w:p>
        </w:tc>
      </w:tr>
      <w:tr w:rsidR="00BB5948" w:rsidRPr="001D450F" w14:paraId="5C1EC2F0" w14:textId="77777777" w:rsidTr="00305F9D">
        <w:tc>
          <w:tcPr>
            <w:tcW w:w="2518" w:type="dxa"/>
          </w:tcPr>
          <w:p w14:paraId="5CD270FA" w14:textId="77777777" w:rsidR="00BB5948" w:rsidRPr="001D450F" w:rsidRDefault="00BB5948" w:rsidP="00305F9D">
            <w:pPr>
              <w:jc w:val="center"/>
              <w:rPr>
                <w:rFonts w:cs="宋体"/>
              </w:rPr>
            </w:pPr>
            <w:r w:rsidRPr="001D450F">
              <w:rPr>
                <w:rFonts w:hint="eastAsia"/>
              </w:rPr>
              <w:t>颞叶前部，内侧部</w:t>
            </w:r>
          </w:p>
        </w:tc>
        <w:tc>
          <w:tcPr>
            <w:tcW w:w="1936" w:type="dxa"/>
          </w:tcPr>
          <w:p w14:paraId="10451CC3" w14:textId="77777777" w:rsidR="00BB5948" w:rsidRPr="001D450F" w:rsidRDefault="00BB5948" w:rsidP="00305F9D">
            <w:pPr>
              <w:jc w:val="center"/>
              <w:rPr>
                <w:rFonts w:cs="宋体"/>
              </w:rPr>
            </w:pPr>
            <w:r w:rsidRPr="001D450F">
              <w:t>1.15</w:t>
            </w:r>
            <w:r w:rsidRPr="001D450F">
              <w:rPr>
                <w:rFonts w:hint="eastAsia"/>
              </w:rPr>
              <w:t>±</w:t>
            </w:r>
            <w:r w:rsidRPr="001D450F">
              <w:t>0.26</w:t>
            </w:r>
          </w:p>
        </w:tc>
        <w:tc>
          <w:tcPr>
            <w:tcW w:w="0" w:type="auto"/>
          </w:tcPr>
          <w:p w14:paraId="466D1492" w14:textId="77777777" w:rsidR="00BB5948" w:rsidRPr="001D450F" w:rsidRDefault="00BB5948" w:rsidP="00305F9D">
            <w:pPr>
              <w:jc w:val="center"/>
              <w:rPr>
                <w:rFonts w:cs="宋体"/>
              </w:rPr>
            </w:pPr>
            <w:r w:rsidRPr="001D450F">
              <w:t>1.14</w:t>
            </w:r>
            <w:r w:rsidRPr="001D450F">
              <w:rPr>
                <w:rFonts w:hint="eastAsia"/>
              </w:rPr>
              <w:t>±</w:t>
            </w:r>
            <w:r w:rsidRPr="001D450F">
              <w:t>0.26</w:t>
            </w:r>
          </w:p>
        </w:tc>
        <w:tc>
          <w:tcPr>
            <w:tcW w:w="0" w:type="auto"/>
          </w:tcPr>
          <w:p w14:paraId="61BAF390" w14:textId="77777777" w:rsidR="00BB5948" w:rsidRPr="001D450F" w:rsidRDefault="00BB5948" w:rsidP="00305F9D">
            <w:pPr>
              <w:jc w:val="center"/>
              <w:rPr>
                <w:rFonts w:cs="宋体"/>
              </w:rPr>
            </w:pPr>
            <w:r w:rsidRPr="001D450F">
              <w:t>1.15</w:t>
            </w:r>
            <w:r w:rsidRPr="001D450F">
              <w:rPr>
                <w:rFonts w:hint="eastAsia"/>
              </w:rPr>
              <w:t>±</w:t>
            </w:r>
            <w:r w:rsidRPr="001D450F">
              <w:t>0.25</w:t>
            </w:r>
          </w:p>
        </w:tc>
      </w:tr>
      <w:tr w:rsidR="00BB5948" w:rsidRPr="001D450F" w14:paraId="43D464E5" w14:textId="77777777" w:rsidTr="00305F9D">
        <w:tc>
          <w:tcPr>
            <w:tcW w:w="2518" w:type="dxa"/>
          </w:tcPr>
          <w:p w14:paraId="2329530C" w14:textId="77777777" w:rsidR="00BB5948" w:rsidRPr="001D450F" w:rsidRDefault="00BB5948" w:rsidP="00305F9D">
            <w:pPr>
              <w:jc w:val="center"/>
              <w:rPr>
                <w:rFonts w:cs="宋体"/>
              </w:rPr>
            </w:pPr>
            <w:r w:rsidRPr="001D450F">
              <w:rPr>
                <w:rFonts w:hint="eastAsia"/>
              </w:rPr>
              <w:t>颞叶前部、下部和外侧部</w:t>
            </w:r>
          </w:p>
        </w:tc>
        <w:tc>
          <w:tcPr>
            <w:tcW w:w="1936" w:type="dxa"/>
          </w:tcPr>
          <w:p w14:paraId="0363AF62" w14:textId="77777777" w:rsidR="00BB5948" w:rsidRPr="001D450F" w:rsidRDefault="00BB5948" w:rsidP="00305F9D">
            <w:pPr>
              <w:jc w:val="center"/>
              <w:rPr>
                <w:rFonts w:cs="宋体"/>
              </w:rPr>
            </w:pPr>
            <w:r w:rsidRPr="001D450F">
              <w:t>1.22</w:t>
            </w:r>
            <w:r w:rsidRPr="001D450F">
              <w:rPr>
                <w:rFonts w:hint="eastAsia"/>
              </w:rPr>
              <w:t>±</w:t>
            </w:r>
            <w:r w:rsidRPr="001D450F">
              <w:t>0.35</w:t>
            </w:r>
          </w:p>
        </w:tc>
        <w:tc>
          <w:tcPr>
            <w:tcW w:w="0" w:type="auto"/>
          </w:tcPr>
          <w:p w14:paraId="224BE2AC" w14:textId="77777777" w:rsidR="00BB5948" w:rsidRPr="001D450F" w:rsidRDefault="00BB5948" w:rsidP="00305F9D">
            <w:pPr>
              <w:jc w:val="center"/>
              <w:rPr>
                <w:rFonts w:cs="宋体"/>
              </w:rPr>
            </w:pPr>
            <w:r w:rsidRPr="001D450F">
              <w:t>1.23</w:t>
            </w:r>
            <w:r w:rsidRPr="001D450F">
              <w:rPr>
                <w:rFonts w:hint="eastAsia"/>
              </w:rPr>
              <w:t>±</w:t>
            </w:r>
            <w:r w:rsidRPr="001D450F">
              <w:t>0.38</w:t>
            </w:r>
          </w:p>
        </w:tc>
        <w:tc>
          <w:tcPr>
            <w:tcW w:w="0" w:type="auto"/>
          </w:tcPr>
          <w:p w14:paraId="5443B06F" w14:textId="77777777" w:rsidR="00BB5948" w:rsidRPr="001D450F" w:rsidRDefault="00BB5948" w:rsidP="00305F9D">
            <w:pPr>
              <w:jc w:val="center"/>
              <w:rPr>
                <w:rFonts w:cs="宋体"/>
              </w:rPr>
            </w:pPr>
            <w:r w:rsidRPr="001D450F">
              <w:t>1.22</w:t>
            </w:r>
            <w:r w:rsidRPr="001D450F">
              <w:rPr>
                <w:rFonts w:hint="eastAsia"/>
              </w:rPr>
              <w:t>±</w:t>
            </w:r>
            <w:r w:rsidRPr="001D450F">
              <w:t>0.36</w:t>
            </w:r>
          </w:p>
        </w:tc>
      </w:tr>
      <w:tr w:rsidR="00BB5948" w:rsidRPr="001D450F" w14:paraId="683F961C" w14:textId="77777777" w:rsidTr="00305F9D">
        <w:tc>
          <w:tcPr>
            <w:tcW w:w="2518" w:type="dxa"/>
          </w:tcPr>
          <w:p w14:paraId="462F8579" w14:textId="77777777" w:rsidR="00BB5948" w:rsidRPr="001D450F" w:rsidRDefault="00BB5948" w:rsidP="00305F9D">
            <w:pPr>
              <w:jc w:val="center"/>
              <w:rPr>
                <w:rFonts w:cs="宋体"/>
              </w:rPr>
            </w:pPr>
            <w:r w:rsidRPr="001D450F">
              <w:rPr>
                <w:rFonts w:hint="eastAsia"/>
              </w:rPr>
              <w:t>海马旁回</w:t>
            </w:r>
          </w:p>
        </w:tc>
        <w:tc>
          <w:tcPr>
            <w:tcW w:w="1936" w:type="dxa"/>
          </w:tcPr>
          <w:p w14:paraId="28205C75" w14:textId="77777777" w:rsidR="00BB5948" w:rsidRPr="001D450F" w:rsidRDefault="00BB5948" w:rsidP="00305F9D">
            <w:pPr>
              <w:jc w:val="center"/>
              <w:rPr>
                <w:rFonts w:cs="宋体"/>
              </w:rPr>
            </w:pPr>
            <w:r w:rsidRPr="001D450F">
              <w:t>1.10</w:t>
            </w:r>
            <w:r w:rsidRPr="001D450F">
              <w:rPr>
                <w:rFonts w:hint="eastAsia"/>
              </w:rPr>
              <w:t>±</w:t>
            </w:r>
            <w:r w:rsidRPr="001D450F">
              <w:t>0.14</w:t>
            </w:r>
          </w:p>
        </w:tc>
        <w:tc>
          <w:tcPr>
            <w:tcW w:w="0" w:type="auto"/>
          </w:tcPr>
          <w:p w14:paraId="7C87C4C0" w14:textId="77777777" w:rsidR="00BB5948" w:rsidRPr="001D450F" w:rsidRDefault="00BB5948" w:rsidP="00305F9D">
            <w:pPr>
              <w:jc w:val="center"/>
              <w:rPr>
                <w:rFonts w:cs="宋体"/>
              </w:rPr>
            </w:pPr>
            <w:r w:rsidRPr="001D450F">
              <w:t>1.12</w:t>
            </w:r>
            <w:r w:rsidRPr="001D450F">
              <w:rPr>
                <w:rFonts w:hint="eastAsia"/>
              </w:rPr>
              <w:t>±</w:t>
            </w:r>
            <w:r w:rsidRPr="001D450F">
              <w:t>0.15</w:t>
            </w:r>
          </w:p>
        </w:tc>
        <w:tc>
          <w:tcPr>
            <w:tcW w:w="0" w:type="auto"/>
          </w:tcPr>
          <w:p w14:paraId="7F93E831" w14:textId="77777777" w:rsidR="00BB5948" w:rsidRPr="001D450F" w:rsidRDefault="00BB5948" w:rsidP="00305F9D">
            <w:pPr>
              <w:jc w:val="center"/>
              <w:rPr>
                <w:rFonts w:cs="宋体"/>
              </w:rPr>
            </w:pPr>
            <w:r w:rsidRPr="001D450F">
              <w:t>1.11</w:t>
            </w:r>
            <w:r w:rsidRPr="001D450F">
              <w:rPr>
                <w:rFonts w:hint="eastAsia"/>
              </w:rPr>
              <w:t>±</w:t>
            </w:r>
            <w:r w:rsidRPr="001D450F">
              <w:t>0.15</w:t>
            </w:r>
          </w:p>
        </w:tc>
      </w:tr>
      <w:tr w:rsidR="00BB5948" w:rsidRPr="001D450F" w14:paraId="4D5829A6" w14:textId="77777777" w:rsidTr="00305F9D">
        <w:tc>
          <w:tcPr>
            <w:tcW w:w="2518" w:type="dxa"/>
          </w:tcPr>
          <w:p w14:paraId="6A6EA92E" w14:textId="77777777" w:rsidR="00BB5948" w:rsidRPr="001D450F" w:rsidRDefault="00BB5948" w:rsidP="00305F9D">
            <w:pPr>
              <w:jc w:val="center"/>
              <w:rPr>
                <w:rFonts w:cs="宋体"/>
              </w:rPr>
            </w:pPr>
            <w:r w:rsidRPr="001D450F">
              <w:rPr>
                <w:rFonts w:hint="eastAsia"/>
              </w:rPr>
              <w:t>颞上回后部</w:t>
            </w:r>
          </w:p>
        </w:tc>
        <w:tc>
          <w:tcPr>
            <w:tcW w:w="1936" w:type="dxa"/>
          </w:tcPr>
          <w:p w14:paraId="325D30F7" w14:textId="77777777" w:rsidR="00BB5948" w:rsidRPr="001D450F" w:rsidRDefault="00BB5948" w:rsidP="00305F9D">
            <w:pPr>
              <w:jc w:val="center"/>
              <w:rPr>
                <w:rFonts w:cs="宋体"/>
              </w:rPr>
            </w:pPr>
            <w:r w:rsidRPr="001D450F">
              <w:t>1.36</w:t>
            </w:r>
            <w:r w:rsidRPr="001D450F">
              <w:rPr>
                <w:rFonts w:hint="eastAsia"/>
              </w:rPr>
              <w:t>±</w:t>
            </w:r>
            <w:r w:rsidRPr="001D450F">
              <w:t>0.43</w:t>
            </w:r>
          </w:p>
        </w:tc>
        <w:tc>
          <w:tcPr>
            <w:tcW w:w="0" w:type="auto"/>
          </w:tcPr>
          <w:p w14:paraId="3C2C32BF" w14:textId="77777777" w:rsidR="00BB5948" w:rsidRPr="001D450F" w:rsidRDefault="00BB5948" w:rsidP="00305F9D">
            <w:pPr>
              <w:jc w:val="center"/>
              <w:rPr>
                <w:rFonts w:cs="宋体"/>
              </w:rPr>
            </w:pPr>
            <w:r w:rsidRPr="001D450F">
              <w:t>1.38</w:t>
            </w:r>
            <w:r w:rsidRPr="001D450F">
              <w:rPr>
                <w:rFonts w:hint="eastAsia"/>
              </w:rPr>
              <w:t>±</w:t>
            </w:r>
            <w:r w:rsidRPr="001D450F">
              <w:t>0.43</w:t>
            </w:r>
          </w:p>
        </w:tc>
        <w:tc>
          <w:tcPr>
            <w:tcW w:w="0" w:type="auto"/>
          </w:tcPr>
          <w:p w14:paraId="06A39A03" w14:textId="77777777" w:rsidR="00BB5948" w:rsidRPr="001D450F" w:rsidRDefault="00BB5948" w:rsidP="00305F9D">
            <w:pPr>
              <w:jc w:val="center"/>
              <w:rPr>
                <w:rFonts w:cs="宋体"/>
              </w:rPr>
            </w:pPr>
            <w:r w:rsidRPr="001D450F">
              <w:t>1.37</w:t>
            </w:r>
            <w:r w:rsidRPr="001D450F">
              <w:rPr>
                <w:rFonts w:hint="eastAsia"/>
              </w:rPr>
              <w:t>±</w:t>
            </w:r>
            <w:r w:rsidRPr="001D450F">
              <w:t>0.42</w:t>
            </w:r>
          </w:p>
        </w:tc>
      </w:tr>
      <w:tr w:rsidR="00BB5948" w:rsidRPr="001D450F" w14:paraId="2896C5EA" w14:textId="77777777" w:rsidTr="00305F9D">
        <w:tc>
          <w:tcPr>
            <w:tcW w:w="2518" w:type="dxa"/>
          </w:tcPr>
          <w:p w14:paraId="4A42A6DC" w14:textId="77777777" w:rsidR="00BB5948" w:rsidRPr="001D450F" w:rsidRDefault="00BB5948" w:rsidP="00305F9D">
            <w:pPr>
              <w:jc w:val="center"/>
              <w:rPr>
                <w:rFonts w:cs="宋体"/>
              </w:rPr>
            </w:pPr>
            <w:r w:rsidRPr="001D450F">
              <w:rPr>
                <w:rFonts w:hint="eastAsia"/>
              </w:rPr>
              <w:t>颞中回和颞下回</w:t>
            </w:r>
          </w:p>
        </w:tc>
        <w:tc>
          <w:tcPr>
            <w:tcW w:w="1936" w:type="dxa"/>
          </w:tcPr>
          <w:p w14:paraId="7A0832CA" w14:textId="77777777" w:rsidR="00BB5948" w:rsidRPr="001D450F" w:rsidRDefault="00BB5948" w:rsidP="00305F9D">
            <w:pPr>
              <w:jc w:val="center"/>
              <w:rPr>
                <w:rFonts w:cs="宋体"/>
              </w:rPr>
            </w:pPr>
            <w:r w:rsidRPr="001D450F">
              <w:t>1.33</w:t>
            </w:r>
            <w:r w:rsidRPr="001D450F">
              <w:rPr>
                <w:rFonts w:hint="eastAsia"/>
              </w:rPr>
              <w:t>±</w:t>
            </w:r>
            <w:r w:rsidRPr="001D450F">
              <w:t>0.35</w:t>
            </w:r>
          </w:p>
        </w:tc>
        <w:tc>
          <w:tcPr>
            <w:tcW w:w="0" w:type="auto"/>
          </w:tcPr>
          <w:p w14:paraId="27916CAA" w14:textId="77777777" w:rsidR="00BB5948" w:rsidRPr="001D450F" w:rsidRDefault="00BB5948" w:rsidP="00305F9D">
            <w:pPr>
              <w:jc w:val="center"/>
              <w:rPr>
                <w:rFonts w:cs="宋体"/>
              </w:rPr>
            </w:pPr>
            <w:r w:rsidRPr="001D450F">
              <w:t>1.39</w:t>
            </w:r>
            <w:r w:rsidRPr="001D450F">
              <w:rPr>
                <w:rFonts w:hint="eastAsia"/>
              </w:rPr>
              <w:t>±</w:t>
            </w:r>
            <w:r w:rsidRPr="001D450F">
              <w:t>0.39</w:t>
            </w:r>
          </w:p>
        </w:tc>
        <w:tc>
          <w:tcPr>
            <w:tcW w:w="0" w:type="auto"/>
          </w:tcPr>
          <w:p w14:paraId="11028436" w14:textId="77777777" w:rsidR="00BB5948" w:rsidRPr="001D450F" w:rsidRDefault="00BB5948" w:rsidP="00305F9D">
            <w:pPr>
              <w:jc w:val="center"/>
              <w:rPr>
                <w:rFonts w:cs="宋体"/>
              </w:rPr>
            </w:pPr>
            <w:r w:rsidRPr="001D450F">
              <w:t>1.36</w:t>
            </w:r>
            <w:r w:rsidRPr="001D450F">
              <w:rPr>
                <w:rFonts w:hint="eastAsia"/>
              </w:rPr>
              <w:t>±</w:t>
            </w:r>
            <w:r w:rsidRPr="001D450F">
              <w:t>0.36</w:t>
            </w:r>
          </w:p>
        </w:tc>
      </w:tr>
      <w:tr w:rsidR="00BB5948" w:rsidRPr="001D450F" w14:paraId="5BEA46B5" w14:textId="77777777" w:rsidTr="00305F9D">
        <w:tc>
          <w:tcPr>
            <w:tcW w:w="2518" w:type="dxa"/>
          </w:tcPr>
          <w:p w14:paraId="3B33619F" w14:textId="77777777" w:rsidR="00BB5948" w:rsidRPr="001D450F" w:rsidRDefault="00BB5948" w:rsidP="00305F9D">
            <w:pPr>
              <w:jc w:val="center"/>
              <w:rPr>
                <w:rFonts w:cs="宋体"/>
              </w:rPr>
            </w:pPr>
            <w:r w:rsidRPr="001D450F">
              <w:rPr>
                <w:rFonts w:hint="eastAsia"/>
              </w:rPr>
              <w:t>梭状回</w:t>
            </w:r>
          </w:p>
        </w:tc>
        <w:tc>
          <w:tcPr>
            <w:tcW w:w="1936" w:type="dxa"/>
          </w:tcPr>
          <w:p w14:paraId="3D34F2C5" w14:textId="77777777" w:rsidR="00BB5948" w:rsidRPr="001D450F" w:rsidRDefault="00BB5948" w:rsidP="00305F9D">
            <w:pPr>
              <w:jc w:val="center"/>
              <w:rPr>
                <w:rFonts w:cs="宋体"/>
              </w:rPr>
            </w:pPr>
            <w:r w:rsidRPr="001D450F">
              <w:t>1.26</w:t>
            </w:r>
            <w:r w:rsidRPr="001D450F">
              <w:rPr>
                <w:rFonts w:hint="eastAsia"/>
              </w:rPr>
              <w:t>±</w:t>
            </w:r>
            <w:r w:rsidRPr="001D450F">
              <w:t>0.25</w:t>
            </w:r>
          </w:p>
        </w:tc>
        <w:tc>
          <w:tcPr>
            <w:tcW w:w="0" w:type="auto"/>
          </w:tcPr>
          <w:p w14:paraId="33523986" w14:textId="77777777" w:rsidR="00BB5948" w:rsidRPr="001D450F" w:rsidRDefault="00BB5948" w:rsidP="00305F9D">
            <w:pPr>
              <w:jc w:val="center"/>
              <w:rPr>
                <w:rFonts w:cs="宋体"/>
              </w:rPr>
            </w:pPr>
            <w:r w:rsidRPr="001D450F">
              <w:t>1.28</w:t>
            </w:r>
            <w:r w:rsidRPr="001D450F">
              <w:rPr>
                <w:rFonts w:hint="eastAsia"/>
              </w:rPr>
              <w:t>±</w:t>
            </w:r>
            <w:r w:rsidRPr="001D450F">
              <w:t>0.25</w:t>
            </w:r>
          </w:p>
        </w:tc>
        <w:tc>
          <w:tcPr>
            <w:tcW w:w="0" w:type="auto"/>
          </w:tcPr>
          <w:p w14:paraId="747587DE" w14:textId="77777777" w:rsidR="00BB5948" w:rsidRPr="001D450F" w:rsidRDefault="00BB5948" w:rsidP="00305F9D">
            <w:pPr>
              <w:jc w:val="center"/>
              <w:rPr>
                <w:rFonts w:cs="宋体"/>
              </w:rPr>
            </w:pPr>
            <w:r w:rsidRPr="001D450F">
              <w:t>1.27</w:t>
            </w:r>
            <w:r w:rsidRPr="001D450F">
              <w:rPr>
                <w:rFonts w:hint="eastAsia"/>
              </w:rPr>
              <w:t>±</w:t>
            </w:r>
            <w:r w:rsidRPr="001D450F">
              <w:t>0.24</w:t>
            </w:r>
          </w:p>
        </w:tc>
      </w:tr>
      <w:tr w:rsidR="00BB5948" w:rsidRPr="001D450F" w14:paraId="2DFCEE9C" w14:textId="77777777" w:rsidTr="00305F9D">
        <w:tc>
          <w:tcPr>
            <w:tcW w:w="2518" w:type="dxa"/>
          </w:tcPr>
          <w:p w14:paraId="45A77FB8" w14:textId="77777777" w:rsidR="00BB5948" w:rsidRPr="001D450F" w:rsidRDefault="00BB5948" w:rsidP="00305F9D">
            <w:pPr>
              <w:jc w:val="center"/>
              <w:rPr>
                <w:rFonts w:cs="宋体"/>
              </w:rPr>
            </w:pPr>
            <w:r w:rsidRPr="001D450F">
              <w:rPr>
                <w:rFonts w:hint="eastAsia"/>
              </w:rPr>
              <w:t>颞后回</w:t>
            </w:r>
          </w:p>
        </w:tc>
        <w:tc>
          <w:tcPr>
            <w:tcW w:w="1936" w:type="dxa"/>
          </w:tcPr>
          <w:p w14:paraId="45DB9A3F" w14:textId="77777777" w:rsidR="00BB5948" w:rsidRPr="001D450F" w:rsidRDefault="00BB5948" w:rsidP="00305F9D">
            <w:pPr>
              <w:jc w:val="center"/>
              <w:rPr>
                <w:rFonts w:cs="宋体"/>
              </w:rPr>
            </w:pPr>
            <w:r w:rsidRPr="001D450F">
              <w:t>1.32</w:t>
            </w:r>
            <w:r w:rsidRPr="001D450F">
              <w:rPr>
                <w:rFonts w:hint="eastAsia"/>
              </w:rPr>
              <w:t>±</w:t>
            </w:r>
            <w:r w:rsidRPr="001D450F">
              <w:t>0.39</w:t>
            </w:r>
          </w:p>
        </w:tc>
        <w:tc>
          <w:tcPr>
            <w:tcW w:w="0" w:type="auto"/>
          </w:tcPr>
          <w:p w14:paraId="14B94C04" w14:textId="77777777" w:rsidR="00BB5948" w:rsidRPr="001D450F" w:rsidRDefault="00BB5948" w:rsidP="00305F9D">
            <w:pPr>
              <w:jc w:val="center"/>
              <w:rPr>
                <w:rFonts w:cs="宋体"/>
              </w:rPr>
            </w:pPr>
            <w:r w:rsidRPr="001D450F">
              <w:t>1.39</w:t>
            </w:r>
            <w:r w:rsidRPr="001D450F">
              <w:rPr>
                <w:rFonts w:hint="eastAsia"/>
              </w:rPr>
              <w:t>±</w:t>
            </w:r>
            <w:r w:rsidRPr="001D450F">
              <w:t>0.39</w:t>
            </w:r>
          </w:p>
        </w:tc>
        <w:tc>
          <w:tcPr>
            <w:tcW w:w="0" w:type="auto"/>
          </w:tcPr>
          <w:p w14:paraId="23A5E2DD" w14:textId="77777777" w:rsidR="00BB5948" w:rsidRPr="001D450F" w:rsidRDefault="00BB5948" w:rsidP="00305F9D">
            <w:pPr>
              <w:jc w:val="center"/>
              <w:rPr>
                <w:rFonts w:cs="宋体"/>
              </w:rPr>
            </w:pPr>
            <w:r w:rsidRPr="001D450F">
              <w:t>1.35</w:t>
            </w:r>
            <w:r w:rsidRPr="001D450F">
              <w:rPr>
                <w:rFonts w:hint="eastAsia"/>
              </w:rPr>
              <w:t>±</w:t>
            </w:r>
            <w:r w:rsidRPr="001D450F">
              <w:t>0.38</w:t>
            </w:r>
          </w:p>
        </w:tc>
      </w:tr>
      <w:tr w:rsidR="00BB5948" w:rsidRPr="001D450F" w14:paraId="2E5D5AFA" w14:textId="77777777" w:rsidTr="00305F9D">
        <w:tc>
          <w:tcPr>
            <w:tcW w:w="2518" w:type="dxa"/>
          </w:tcPr>
          <w:p w14:paraId="5B5AA499" w14:textId="77777777" w:rsidR="00BB5948" w:rsidRPr="001D450F" w:rsidRDefault="00BB5948" w:rsidP="00305F9D">
            <w:pPr>
              <w:jc w:val="center"/>
              <w:rPr>
                <w:rFonts w:cs="宋体"/>
              </w:rPr>
            </w:pPr>
            <w:r w:rsidRPr="001D450F">
              <w:rPr>
                <w:rFonts w:hint="eastAsia"/>
              </w:rPr>
              <w:t>颞上回前部</w:t>
            </w:r>
          </w:p>
        </w:tc>
        <w:tc>
          <w:tcPr>
            <w:tcW w:w="1936" w:type="dxa"/>
          </w:tcPr>
          <w:p w14:paraId="3F6957D3" w14:textId="77777777" w:rsidR="00BB5948" w:rsidRPr="001D450F" w:rsidRDefault="00BB5948" w:rsidP="00305F9D">
            <w:pPr>
              <w:jc w:val="center"/>
              <w:rPr>
                <w:rFonts w:cs="宋体"/>
              </w:rPr>
            </w:pPr>
            <w:r w:rsidRPr="001D450F">
              <w:t>1.06</w:t>
            </w:r>
            <w:r w:rsidRPr="001D450F">
              <w:rPr>
                <w:rFonts w:hint="eastAsia"/>
              </w:rPr>
              <w:t>±</w:t>
            </w:r>
            <w:r w:rsidRPr="001D450F">
              <w:t>0.36</w:t>
            </w:r>
          </w:p>
        </w:tc>
        <w:tc>
          <w:tcPr>
            <w:tcW w:w="0" w:type="auto"/>
          </w:tcPr>
          <w:p w14:paraId="475B161D" w14:textId="77777777" w:rsidR="00BB5948" w:rsidRPr="001D450F" w:rsidRDefault="00BB5948" w:rsidP="00305F9D">
            <w:pPr>
              <w:jc w:val="center"/>
              <w:rPr>
                <w:rFonts w:cs="宋体"/>
              </w:rPr>
            </w:pPr>
            <w:r w:rsidRPr="001D450F">
              <w:t>1.11</w:t>
            </w:r>
            <w:r w:rsidRPr="001D450F">
              <w:rPr>
                <w:rFonts w:hint="eastAsia"/>
              </w:rPr>
              <w:t>±</w:t>
            </w:r>
            <w:r w:rsidRPr="001D450F">
              <w:t>0.41</w:t>
            </w:r>
          </w:p>
        </w:tc>
        <w:tc>
          <w:tcPr>
            <w:tcW w:w="0" w:type="auto"/>
          </w:tcPr>
          <w:p w14:paraId="0C6C35EC" w14:textId="77777777" w:rsidR="00BB5948" w:rsidRPr="001D450F" w:rsidRDefault="00BB5948" w:rsidP="00305F9D">
            <w:pPr>
              <w:jc w:val="center"/>
              <w:rPr>
                <w:rFonts w:cs="宋体"/>
              </w:rPr>
            </w:pPr>
            <w:r w:rsidRPr="001D450F">
              <w:t>1.08</w:t>
            </w:r>
            <w:r w:rsidRPr="001D450F">
              <w:rPr>
                <w:rFonts w:hint="eastAsia"/>
              </w:rPr>
              <w:t>±</w:t>
            </w:r>
            <w:r w:rsidRPr="001D450F">
              <w:t>0.38</w:t>
            </w:r>
          </w:p>
        </w:tc>
      </w:tr>
      <w:tr w:rsidR="00BB5948" w:rsidRPr="001D450F" w14:paraId="7F942CFE" w14:textId="77777777" w:rsidTr="00305F9D">
        <w:tc>
          <w:tcPr>
            <w:tcW w:w="2518" w:type="dxa"/>
          </w:tcPr>
          <w:p w14:paraId="4E780428" w14:textId="77777777" w:rsidR="00BB5948" w:rsidRPr="001D450F" w:rsidRDefault="00BB5948" w:rsidP="00305F9D">
            <w:pPr>
              <w:jc w:val="center"/>
              <w:rPr>
                <w:rFonts w:cs="宋体"/>
              </w:rPr>
            </w:pPr>
            <w:r w:rsidRPr="001D450F">
              <w:rPr>
                <w:rFonts w:hint="eastAsia"/>
              </w:rPr>
              <w:t>顶叶</w:t>
            </w:r>
            <w:r w:rsidRPr="001D450F">
              <w:t>-</w:t>
            </w:r>
            <w:r w:rsidRPr="001D450F">
              <w:rPr>
                <w:rFonts w:hint="eastAsia"/>
              </w:rPr>
              <w:t>中央后回</w:t>
            </w:r>
          </w:p>
        </w:tc>
        <w:tc>
          <w:tcPr>
            <w:tcW w:w="1936" w:type="dxa"/>
          </w:tcPr>
          <w:p w14:paraId="6D445C7A" w14:textId="77777777" w:rsidR="00BB5948" w:rsidRPr="001D450F" w:rsidRDefault="00BB5948" w:rsidP="00305F9D">
            <w:pPr>
              <w:jc w:val="center"/>
              <w:rPr>
                <w:rFonts w:cs="宋体"/>
              </w:rPr>
            </w:pPr>
            <w:r w:rsidRPr="001D450F">
              <w:t>1.29</w:t>
            </w:r>
            <w:r w:rsidRPr="001D450F">
              <w:rPr>
                <w:rFonts w:hint="eastAsia"/>
              </w:rPr>
              <w:t>±</w:t>
            </w:r>
            <w:r w:rsidRPr="001D450F">
              <w:t>0.35</w:t>
            </w:r>
          </w:p>
        </w:tc>
        <w:tc>
          <w:tcPr>
            <w:tcW w:w="0" w:type="auto"/>
          </w:tcPr>
          <w:p w14:paraId="729CAE60" w14:textId="77777777" w:rsidR="00BB5948" w:rsidRPr="001D450F" w:rsidRDefault="00BB5948" w:rsidP="00305F9D">
            <w:pPr>
              <w:jc w:val="center"/>
              <w:rPr>
                <w:rFonts w:cs="宋体"/>
              </w:rPr>
            </w:pPr>
            <w:r w:rsidRPr="001D450F">
              <w:t>1.34</w:t>
            </w:r>
            <w:r w:rsidRPr="001D450F">
              <w:rPr>
                <w:rFonts w:hint="eastAsia"/>
              </w:rPr>
              <w:t>±</w:t>
            </w:r>
            <w:r w:rsidRPr="001D450F">
              <w:t>0.34</w:t>
            </w:r>
          </w:p>
        </w:tc>
        <w:tc>
          <w:tcPr>
            <w:tcW w:w="0" w:type="auto"/>
          </w:tcPr>
          <w:p w14:paraId="7FDA9507" w14:textId="77777777" w:rsidR="00BB5948" w:rsidRPr="001D450F" w:rsidRDefault="00BB5948" w:rsidP="00305F9D">
            <w:pPr>
              <w:jc w:val="center"/>
              <w:rPr>
                <w:rFonts w:cs="宋体"/>
              </w:rPr>
            </w:pPr>
            <w:r w:rsidRPr="001D450F">
              <w:t>1.32</w:t>
            </w:r>
            <w:r w:rsidRPr="001D450F">
              <w:rPr>
                <w:rFonts w:hint="eastAsia"/>
              </w:rPr>
              <w:t>±</w:t>
            </w:r>
            <w:r w:rsidRPr="001D450F">
              <w:t>0.34</w:t>
            </w:r>
          </w:p>
        </w:tc>
      </w:tr>
      <w:tr w:rsidR="00BB5948" w:rsidRPr="001D450F" w14:paraId="062C671A" w14:textId="77777777" w:rsidTr="00305F9D">
        <w:tc>
          <w:tcPr>
            <w:tcW w:w="2518" w:type="dxa"/>
          </w:tcPr>
          <w:p w14:paraId="728F0B6D" w14:textId="77777777" w:rsidR="00BB5948" w:rsidRPr="001D450F" w:rsidRDefault="00BB5948" w:rsidP="00305F9D">
            <w:pPr>
              <w:jc w:val="center"/>
              <w:rPr>
                <w:rFonts w:cs="宋体"/>
              </w:rPr>
            </w:pPr>
            <w:r w:rsidRPr="001D450F">
              <w:rPr>
                <w:rFonts w:hint="eastAsia"/>
              </w:rPr>
              <w:t>顶叶</w:t>
            </w:r>
            <w:r w:rsidRPr="001D450F">
              <w:t>-</w:t>
            </w:r>
            <w:r w:rsidRPr="001D450F">
              <w:rPr>
                <w:rFonts w:hint="eastAsia"/>
              </w:rPr>
              <w:t>顶上回</w:t>
            </w:r>
          </w:p>
        </w:tc>
        <w:tc>
          <w:tcPr>
            <w:tcW w:w="1936" w:type="dxa"/>
          </w:tcPr>
          <w:p w14:paraId="74B637E0" w14:textId="77777777" w:rsidR="00BB5948" w:rsidRPr="001D450F" w:rsidRDefault="00BB5948" w:rsidP="00305F9D">
            <w:pPr>
              <w:jc w:val="center"/>
              <w:rPr>
                <w:rFonts w:cs="宋体"/>
              </w:rPr>
            </w:pPr>
            <w:r w:rsidRPr="001D450F">
              <w:t>1.42</w:t>
            </w:r>
            <w:r w:rsidRPr="001D450F">
              <w:rPr>
                <w:rFonts w:hint="eastAsia"/>
              </w:rPr>
              <w:t>±</w:t>
            </w:r>
            <w:r w:rsidRPr="001D450F">
              <w:t>0.48</w:t>
            </w:r>
          </w:p>
        </w:tc>
        <w:tc>
          <w:tcPr>
            <w:tcW w:w="0" w:type="auto"/>
          </w:tcPr>
          <w:p w14:paraId="0D8A8025" w14:textId="77777777" w:rsidR="00BB5948" w:rsidRPr="001D450F" w:rsidRDefault="00BB5948" w:rsidP="00305F9D">
            <w:pPr>
              <w:jc w:val="center"/>
              <w:rPr>
                <w:rFonts w:cs="宋体"/>
              </w:rPr>
            </w:pPr>
            <w:r w:rsidRPr="001D450F">
              <w:t>1.41</w:t>
            </w:r>
            <w:r w:rsidRPr="001D450F">
              <w:rPr>
                <w:rFonts w:hint="eastAsia"/>
              </w:rPr>
              <w:t>±</w:t>
            </w:r>
            <w:r w:rsidRPr="001D450F">
              <w:t>0.47</w:t>
            </w:r>
          </w:p>
        </w:tc>
        <w:tc>
          <w:tcPr>
            <w:tcW w:w="0" w:type="auto"/>
          </w:tcPr>
          <w:p w14:paraId="1562B0FC" w14:textId="77777777" w:rsidR="00BB5948" w:rsidRPr="001D450F" w:rsidRDefault="00BB5948" w:rsidP="00305F9D">
            <w:pPr>
              <w:jc w:val="center"/>
              <w:rPr>
                <w:rFonts w:cs="宋体"/>
              </w:rPr>
            </w:pPr>
            <w:r w:rsidRPr="001D450F">
              <w:t>1.42</w:t>
            </w:r>
            <w:r w:rsidRPr="001D450F">
              <w:rPr>
                <w:rFonts w:hint="eastAsia"/>
              </w:rPr>
              <w:t>±</w:t>
            </w:r>
            <w:r w:rsidRPr="001D450F">
              <w:t>0.47</w:t>
            </w:r>
          </w:p>
        </w:tc>
      </w:tr>
      <w:tr w:rsidR="00BB5948" w:rsidRPr="001D450F" w14:paraId="6126D43F" w14:textId="77777777" w:rsidTr="00305F9D">
        <w:tc>
          <w:tcPr>
            <w:tcW w:w="2518" w:type="dxa"/>
          </w:tcPr>
          <w:p w14:paraId="707C02B8" w14:textId="77777777" w:rsidR="00BB5948" w:rsidRPr="001D450F" w:rsidRDefault="00BB5948" w:rsidP="00305F9D">
            <w:pPr>
              <w:jc w:val="center"/>
              <w:rPr>
                <w:rFonts w:cs="宋体"/>
              </w:rPr>
            </w:pPr>
            <w:r w:rsidRPr="001D450F">
              <w:rPr>
                <w:rFonts w:hint="eastAsia"/>
              </w:rPr>
              <w:t>顶叶余下部分</w:t>
            </w:r>
          </w:p>
        </w:tc>
        <w:tc>
          <w:tcPr>
            <w:tcW w:w="1936" w:type="dxa"/>
          </w:tcPr>
          <w:p w14:paraId="60814879" w14:textId="77777777" w:rsidR="00BB5948" w:rsidRPr="001D450F" w:rsidRDefault="00BB5948" w:rsidP="00305F9D">
            <w:pPr>
              <w:jc w:val="center"/>
              <w:rPr>
                <w:rFonts w:cs="宋体"/>
              </w:rPr>
            </w:pPr>
            <w:r w:rsidRPr="001D450F">
              <w:t>1.32</w:t>
            </w:r>
            <w:r w:rsidRPr="001D450F">
              <w:rPr>
                <w:rFonts w:hint="eastAsia"/>
              </w:rPr>
              <w:t>±</w:t>
            </w:r>
            <w:r w:rsidRPr="001D450F">
              <w:t>0.45</w:t>
            </w:r>
          </w:p>
        </w:tc>
        <w:tc>
          <w:tcPr>
            <w:tcW w:w="0" w:type="auto"/>
          </w:tcPr>
          <w:p w14:paraId="5AC63F12" w14:textId="77777777" w:rsidR="00BB5948" w:rsidRPr="001D450F" w:rsidRDefault="00BB5948" w:rsidP="00305F9D">
            <w:pPr>
              <w:jc w:val="center"/>
              <w:rPr>
                <w:rFonts w:cs="宋体"/>
              </w:rPr>
            </w:pPr>
            <w:r w:rsidRPr="001D450F">
              <w:t>1.38</w:t>
            </w:r>
            <w:r w:rsidRPr="001D450F">
              <w:rPr>
                <w:rFonts w:hint="eastAsia"/>
              </w:rPr>
              <w:t>±</w:t>
            </w:r>
            <w:r w:rsidRPr="001D450F">
              <w:t>0.41</w:t>
            </w:r>
          </w:p>
        </w:tc>
        <w:tc>
          <w:tcPr>
            <w:tcW w:w="0" w:type="auto"/>
          </w:tcPr>
          <w:p w14:paraId="026E6BB6" w14:textId="77777777" w:rsidR="00BB5948" w:rsidRPr="001D450F" w:rsidRDefault="00BB5948" w:rsidP="00305F9D">
            <w:pPr>
              <w:jc w:val="center"/>
              <w:rPr>
                <w:rFonts w:cs="宋体"/>
              </w:rPr>
            </w:pPr>
            <w:r w:rsidRPr="001D450F">
              <w:t>1.35</w:t>
            </w:r>
            <w:r w:rsidRPr="001D450F">
              <w:rPr>
                <w:rFonts w:hint="eastAsia"/>
              </w:rPr>
              <w:t>±</w:t>
            </w:r>
            <w:r w:rsidRPr="001D450F">
              <w:t>0.42</w:t>
            </w:r>
          </w:p>
        </w:tc>
      </w:tr>
      <w:tr w:rsidR="00BB5948" w:rsidRPr="001D450F" w14:paraId="320B1F66" w14:textId="77777777" w:rsidTr="00305F9D">
        <w:tc>
          <w:tcPr>
            <w:tcW w:w="2518" w:type="dxa"/>
          </w:tcPr>
          <w:p w14:paraId="29A95865" w14:textId="77777777" w:rsidR="00BB5948" w:rsidRPr="001D450F" w:rsidRDefault="00BB5948" w:rsidP="00305F9D">
            <w:pPr>
              <w:jc w:val="center"/>
              <w:rPr>
                <w:rFonts w:cs="宋体"/>
              </w:rPr>
            </w:pPr>
            <w:r w:rsidRPr="001D450F">
              <w:rPr>
                <w:rFonts w:hint="eastAsia"/>
              </w:rPr>
              <w:t>枕叶外侧余下部分</w:t>
            </w:r>
          </w:p>
        </w:tc>
        <w:tc>
          <w:tcPr>
            <w:tcW w:w="1936" w:type="dxa"/>
          </w:tcPr>
          <w:p w14:paraId="60B0ED8F" w14:textId="77777777" w:rsidR="00BB5948" w:rsidRPr="001D450F" w:rsidRDefault="00BB5948" w:rsidP="00305F9D">
            <w:pPr>
              <w:jc w:val="center"/>
              <w:rPr>
                <w:rFonts w:cs="宋体"/>
              </w:rPr>
            </w:pPr>
            <w:r w:rsidRPr="001D450F">
              <w:t>1.22</w:t>
            </w:r>
            <w:r w:rsidRPr="001D450F">
              <w:rPr>
                <w:rFonts w:hint="eastAsia"/>
              </w:rPr>
              <w:t>±</w:t>
            </w:r>
            <w:r w:rsidRPr="001D450F">
              <w:t>0.34</w:t>
            </w:r>
          </w:p>
        </w:tc>
        <w:tc>
          <w:tcPr>
            <w:tcW w:w="0" w:type="auto"/>
          </w:tcPr>
          <w:p w14:paraId="7E96831A" w14:textId="77777777" w:rsidR="00BB5948" w:rsidRPr="001D450F" w:rsidRDefault="00BB5948" w:rsidP="00305F9D">
            <w:pPr>
              <w:jc w:val="center"/>
              <w:rPr>
                <w:rFonts w:cs="宋体"/>
              </w:rPr>
            </w:pPr>
            <w:r w:rsidRPr="001D450F">
              <w:t>1.28</w:t>
            </w:r>
            <w:r w:rsidRPr="001D450F">
              <w:rPr>
                <w:rFonts w:hint="eastAsia"/>
              </w:rPr>
              <w:t>±</w:t>
            </w:r>
            <w:r w:rsidRPr="001D450F">
              <w:t>0.33</w:t>
            </w:r>
          </w:p>
        </w:tc>
        <w:tc>
          <w:tcPr>
            <w:tcW w:w="0" w:type="auto"/>
          </w:tcPr>
          <w:p w14:paraId="6F307BD2" w14:textId="77777777" w:rsidR="00BB5948" w:rsidRPr="001D450F" w:rsidRDefault="00BB5948" w:rsidP="00305F9D">
            <w:pPr>
              <w:jc w:val="center"/>
              <w:rPr>
                <w:rFonts w:cs="宋体"/>
              </w:rPr>
            </w:pPr>
            <w:r w:rsidRPr="001D450F">
              <w:t>1.25</w:t>
            </w:r>
            <w:r w:rsidRPr="001D450F">
              <w:rPr>
                <w:rFonts w:hint="eastAsia"/>
              </w:rPr>
              <w:t>±</w:t>
            </w:r>
            <w:r w:rsidRPr="001D450F">
              <w:t>0.33</w:t>
            </w:r>
          </w:p>
        </w:tc>
      </w:tr>
      <w:tr w:rsidR="00BB5948" w:rsidRPr="001D450F" w14:paraId="105D7DE9" w14:textId="77777777" w:rsidTr="00305F9D">
        <w:tc>
          <w:tcPr>
            <w:tcW w:w="2518" w:type="dxa"/>
          </w:tcPr>
          <w:p w14:paraId="6FC06C7C" w14:textId="77777777" w:rsidR="00BB5948" w:rsidRPr="001D450F" w:rsidRDefault="00BB5948" w:rsidP="00305F9D">
            <w:pPr>
              <w:jc w:val="center"/>
              <w:rPr>
                <w:rFonts w:cs="宋体"/>
              </w:rPr>
            </w:pPr>
            <w:r w:rsidRPr="001D450F">
              <w:rPr>
                <w:rFonts w:hint="eastAsia"/>
              </w:rPr>
              <w:t>枕叶</w:t>
            </w:r>
            <w:r w:rsidRPr="001D450F">
              <w:t>-</w:t>
            </w:r>
            <w:r w:rsidRPr="001D450F">
              <w:rPr>
                <w:rFonts w:hint="eastAsia"/>
              </w:rPr>
              <w:t>舌回</w:t>
            </w:r>
          </w:p>
        </w:tc>
        <w:tc>
          <w:tcPr>
            <w:tcW w:w="1936" w:type="dxa"/>
          </w:tcPr>
          <w:p w14:paraId="440EC87C" w14:textId="77777777" w:rsidR="00BB5948" w:rsidRPr="001D450F" w:rsidRDefault="00BB5948" w:rsidP="00305F9D">
            <w:pPr>
              <w:jc w:val="center"/>
              <w:rPr>
                <w:rFonts w:cs="宋体"/>
              </w:rPr>
            </w:pPr>
            <w:r w:rsidRPr="001D450F">
              <w:t>1.23</w:t>
            </w:r>
            <w:r w:rsidRPr="001D450F">
              <w:rPr>
                <w:rFonts w:hint="eastAsia"/>
              </w:rPr>
              <w:t>±</w:t>
            </w:r>
            <w:r w:rsidRPr="001D450F">
              <w:t>0.31</w:t>
            </w:r>
          </w:p>
        </w:tc>
        <w:tc>
          <w:tcPr>
            <w:tcW w:w="0" w:type="auto"/>
          </w:tcPr>
          <w:p w14:paraId="062E0535" w14:textId="77777777" w:rsidR="00BB5948" w:rsidRPr="001D450F" w:rsidRDefault="00BB5948" w:rsidP="00305F9D">
            <w:pPr>
              <w:jc w:val="center"/>
              <w:rPr>
                <w:rFonts w:cs="宋体"/>
              </w:rPr>
            </w:pPr>
            <w:r w:rsidRPr="001D450F">
              <w:t>1.26</w:t>
            </w:r>
            <w:r w:rsidRPr="001D450F">
              <w:rPr>
                <w:rFonts w:hint="eastAsia"/>
              </w:rPr>
              <w:t>±</w:t>
            </w:r>
            <w:r w:rsidRPr="001D450F">
              <w:t>0.34</w:t>
            </w:r>
          </w:p>
        </w:tc>
        <w:tc>
          <w:tcPr>
            <w:tcW w:w="0" w:type="auto"/>
          </w:tcPr>
          <w:p w14:paraId="2E8A72A9" w14:textId="77777777" w:rsidR="00BB5948" w:rsidRPr="001D450F" w:rsidRDefault="00BB5948" w:rsidP="00305F9D">
            <w:pPr>
              <w:jc w:val="center"/>
              <w:rPr>
                <w:rFonts w:cs="宋体"/>
              </w:rPr>
            </w:pPr>
            <w:r w:rsidRPr="001D450F">
              <w:t>1.25</w:t>
            </w:r>
            <w:r w:rsidRPr="001D450F">
              <w:rPr>
                <w:rFonts w:hint="eastAsia"/>
              </w:rPr>
              <w:t>±</w:t>
            </w:r>
            <w:r w:rsidRPr="001D450F">
              <w:t>0.32</w:t>
            </w:r>
          </w:p>
        </w:tc>
      </w:tr>
      <w:tr w:rsidR="00BB5948" w:rsidRPr="001D450F" w14:paraId="1D1B1B11" w14:textId="77777777" w:rsidTr="00305F9D">
        <w:tc>
          <w:tcPr>
            <w:tcW w:w="2518" w:type="dxa"/>
          </w:tcPr>
          <w:p w14:paraId="6DB4162E" w14:textId="77777777" w:rsidR="00BB5948" w:rsidRPr="001D450F" w:rsidRDefault="00BB5948" w:rsidP="00305F9D">
            <w:pPr>
              <w:jc w:val="center"/>
              <w:rPr>
                <w:rFonts w:cs="宋体"/>
              </w:rPr>
            </w:pPr>
            <w:r w:rsidRPr="001D450F">
              <w:rPr>
                <w:rFonts w:hint="eastAsia"/>
              </w:rPr>
              <w:t>楔叶</w:t>
            </w:r>
          </w:p>
        </w:tc>
        <w:tc>
          <w:tcPr>
            <w:tcW w:w="1936" w:type="dxa"/>
          </w:tcPr>
          <w:p w14:paraId="30C3C7F1" w14:textId="77777777" w:rsidR="00BB5948" w:rsidRPr="001D450F" w:rsidRDefault="00BB5948" w:rsidP="00305F9D">
            <w:pPr>
              <w:jc w:val="center"/>
              <w:rPr>
                <w:rFonts w:cs="宋体"/>
              </w:rPr>
            </w:pPr>
            <w:r w:rsidRPr="001D450F">
              <w:t>1.24</w:t>
            </w:r>
            <w:r w:rsidRPr="001D450F">
              <w:rPr>
                <w:rFonts w:hint="eastAsia"/>
              </w:rPr>
              <w:t>±</w:t>
            </w:r>
            <w:r w:rsidRPr="001D450F">
              <w:t>0.25</w:t>
            </w:r>
          </w:p>
        </w:tc>
        <w:tc>
          <w:tcPr>
            <w:tcW w:w="0" w:type="auto"/>
          </w:tcPr>
          <w:p w14:paraId="61DA2B4F" w14:textId="77777777" w:rsidR="00BB5948" w:rsidRPr="001D450F" w:rsidRDefault="00BB5948" w:rsidP="00305F9D">
            <w:pPr>
              <w:jc w:val="center"/>
              <w:rPr>
                <w:rFonts w:cs="宋体"/>
              </w:rPr>
            </w:pPr>
            <w:r w:rsidRPr="001D450F">
              <w:t>1.28</w:t>
            </w:r>
            <w:r w:rsidRPr="001D450F">
              <w:rPr>
                <w:rFonts w:hint="eastAsia"/>
              </w:rPr>
              <w:t>±</w:t>
            </w:r>
            <w:r w:rsidRPr="001D450F">
              <w:t>0.28</w:t>
            </w:r>
          </w:p>
        </w:tc>
        <w:tc>
          <w:tcPr>
            <w:tcW w:w="0" w:type="auto"/>
          </w:tcPr>
          <w:p w14:paraId="09BC6FD6" w14:textId="77777777" w:rsidR="00BB5948" w:rsidRPr="001D450F" w:rsidRDefault="00BB5948" w:rsidP="00305F9D">
            <w:pPr>
              <w:jc w:val="center"/>
              <w:rPr>
                <w:rFonts w:cs="宋体"/>
              </w:rPr>
            </w:pPr>
            <w:r w:rsidRPr="001D450F">
              <w:t>1.26</w:t>
            </w:r>
            <w:r w:rsidRPr="001D450F">
              <w:rPr>
                <w:rFonts w:hint="eastAsia"/>
              </w:rPr>
              <w:t>±</w:t>
            </w:r>
            <w:r w:rsidRPr="001D450F">
              <w:t>0.26</w:t>
            </w:r>
          </w:p>
        </w:tc>
      </w:tr>
      <w:tr w:rsidR="00BB5948" w:rsidRPr="001D450F" w14:paraId="22786F4C" w14:textId="77777777" w:rsidTr="00305F9D">
        <w:tc>
          <w:tcPr>
            <w:tcW w:w="2518" w:type="dxa"/>
          </w:tcPr>
          <w:p w14:paraId="33EA291A" w14:textId="77777777" w:rsidR="00BB5948" w:rsidRPr="001D450F" w:rsidRDefault="00BB5948" w:rsidP="00305F9D">
            <w:pPr>
              <w:jc w:val="center"/>
              <w:rPr>
                <w:rFonts w:cs="宋体"/>
              </w:rPr>
            </w:pPr>
            <w:r w:rsidRPr="001D450F">
              <w:rPr>
                <w:rFonts w:hint="eastAsia"/>
              </w:rPr>
              <w:t>尾状核</w:t>
            </w:r>
          </w:p>
        </w:tc>
        <w:tc>
          <w:tcPr>
            <w:tcW w:w="1936" w:type="dxa"/>
          </w:tcPr>
          <w:p w14:paraId="3937A0B0" w14:textId="77777777" w:rsidR="00BB5948" w:rsidRPr="001D450F" w:rsidRDefault="00BB5948" w:rsidP="00305F9D">
            <w:pPr>
              <w:jc w:val="center"/>
              <w:rPr>
                <w:rFonts w:cs="宋体"/>
              </w:rPr>
            </w:pPr>
            <w:r w:rsidRPr="001D450F">
              <w:t>1.07</w:t>
            </w:r>
            <w:r w:rsidRPr="001D450F">
              <w:rPr>
                <w:rFonts w:hint="eastAsia"/>
              </w:rPr>
              <w:t>±</w:t>
            </w:r>
            <w:r w:rsidRPr="001D450F">
              <w:t>0.41</w:t>
            </w:r>
          </w:p>
        </w:tc>
        <w:tc>
          <w:tcPr>
            <w:tcW w:w="0" w:type="auto"/>
          </w:tcPr>
          <w:p w14:paraId="261C5C67" w14:textId="77777777" w:rsidR="00BB5948" w:rsidRPr="001D450F" w:rsidRDefault="00BB5948" w:rsidP="00305F9D">
            <w:pPr>
              <w:jc w:val="center"/>
              <w:rPr>
                <w:rFonts w:cs="宋体"/>
              </w:rPr>
            </w:pPr>
            <w:r w:rsidRPr="001D450F">
              <w:t>1.05</w:t>
            </w:r>
            <w:r w:rsidRPr="001D450F">
              <w:rPr>
                <w:rFonts w:hint="eastAsia"/>
              </w:rPr>
              <w:t>±</w:t>
            </w:r>
            <w:r w:rsidRPr="001D450F">
              <w:t>0.44</w:t>
            </w:r>
          </w:p>
        </w:tc>
        <w:tc>
          <w:tcPr>
            <w:tcW w:w="0" w:type="auto"/>
          </w:tcPr>
          <w:p w14:paraId="29119471" w14:textId="77777777" w:rsidR="00BB5948" w:rsidRPr="001D450F" w:rsidRDefault="00BB5948" w:rsidP="00305F9D">
            <w:pPr>
              <w:jc w:val="center"/>
              <w:rPr>
                <w:rFonts w:cs="宋体"/>
              </w:rPr>
            </w:pPr>
            <w:r w:rsidRPr="001D450F">
              <w:t>1.06</w:t>
            </w:r>
            <w:r w:rsidRPr="001D450F">
              <w:rPr>
                <w:rFonts w:hint="eastAsia"/>
              </w:rPr>
              <w:t>±</w:t>
            </w:r>
            <w:r w:rsidRPr="001D450F">
              <w:t>0.42</w:t>
            </w:r>
          </w:p>
        </w:tc>
      </w:tr>
      <w:tr w:rsidR="00BB5948" w:rsidRPr="001D450F" w14:paraId="41546441" w14:textId="77777777" w:rsidTr="00305F9D">
        <w:tc>
          <w:tcPr>
            <w:tcW w:w="2518" w:type="dxa"/>
          </w:tcPr>
          <w:p w14:paraId="01526B96" w14:textId="77777777" w:rsidR="00BB5948" w:rsidRPr="001D450F" w:rsidRDefault="00BB5948" w:rsidP="00305F9D">
            <w:pPr>
              <w:jc w:val="center"/>
              <w:rPr>
                <w:rFonts w:cs="宋体"/>
              </w:rPr>
            </w:pPr>
            <w:r w:rsidRPr="001D450F">
              <w:rPr>
                <w:rFonts w:hint="eastAsia"/>
              </w:rPr>
              <w:t>伏隔核</w:t>
            </w:r>
          </w:p>
        </w:tc>
        <w:tc>
          <w:tcPr>
            <w:tcW w:w="1936" w:type="dxa"/>
          </w:tcPr>
          <w:p w14:paraId="51F61D14" w14:textId="77777777" w:rsidR="00BB5948" w:rsidRPr="001D450F" w:rsidRDefault="00BB5948" w:rsidP="00305F9D">
            <w:pPr>
              <w:jc w:val="center"/>
              <w:rPr>
                <w:rFonts w:cs="宋体"/>
              </w:rPr>
            </w:pPr>
            <w:r w:rsidRPr="001D450F">
              <w:t>1.31</w:t>
            </w:r>
            <w:r w:rsidRPr="001D450F">
              <w:rPr>
                <w:rFonts w:hint="eastAsia"/>
              </w:rPr>
              <w:t>±</w:t>
            </w:r>
            <w:r w:rsidRPr="001D450F">
              <w:t>0.57</w:t>
            </w:r>
          </w:p>
        </w:tc>
        <w:tc>
          <w:tcPr>
            <w:tcW w:w="0" w:type="auto"/>
          </w:tcPr>
          <w:p w14:paraId="69C65BF6" w14:textId="77777777" w:rsidR="00BB5948" w:rsidRPr="001D450F" w:rsidRDefault="00BB5948" w:rsidP="00305F9D">
            <w:pPr>
              <w:jc w:val="center"/>
              <w:rPr>
                <w:rFonts w:cs="宋体"/>
              </w:rPr>
            </w:pPr>
            <w:r w:rsidRPr="001D450F">
              <w:t>1.24</w:t>
            </w:r>
            <w:r w:rsidRPr="001D450F">
              <w:rPr>
                <w:rFonts w:hint="eastAsia"/>
              </w:rPr>
              <w:t>±</w:t>
            </w:r>
            <w:r w:rsidRPr="001D450F">
              <w:t>0.61</w:t>
            </w:r>
          </w:p>
        </w:tc>
        <w:tc>
          <w:tcPr>
            <w:tcW w:w="0" w:type="auto"/>
          </w:tcPr>
          <w:p w14:paraId="79C2CD8C" w14:textId="77777777" w:rsidR="00BB5948" w:rsidRPr="001D450F" w:rsidRDefault="00BB5948" w:rsidP="00305F9D">
            <w:pPr>
              <w:jc w:val="center"/>
              <w:rPr>
                <w:rFonts w:cs="宋体"/>
              </w:rPr>
            </w:pPr>
            <w:r w:rsidRPr="001D450F">
              <w:t>1.28</w:t>
            </w:r>
            <w:r w:rsidRPr="001D450F">
              <w:rPr>
                <w:rFonts w:hint="eastAsia"/>
              </w:rPr>
              <w:t>±</w:t>
            </w:r>
            <w:r w:rsidRPr="001D450F">
              <w:t>0.58</w:t>
            </w:r>
          </w:p>
        </w:tc>
      </w:tr>
      <w:tr w:rsidR="00BB5948" w:rsidRPr="001D450F" w14:paraId="2460E26E" w14:textId="77777777" w:rsidTr="00305F9D">
        <w:tc>
          <w:tcPr>
            <w:tcW w:w="2518" w:type="dxa"/>
          </w:tcPr>
          <w:p w14:paraId="5D96D6C5" w14:textId="77777777" w:rsidR="00BB5948" w:rsidRPr="001D450F" w:rsidRDefault="00BB5948" w:rsidP="00305F9D">
            <w:pPr>
              <w:jc w:val="center"/>
              <w:rPr>
                <w:rFonts w:cs="宋体"/>
              </w:rPr>
            </w:pPr>
            <w:r w:rsidRPr="001D450F">
              <w:rPr>
                <w:rFonts w:hint="eastAsia"/>
              </w:rPr>
              <w:t>壳核</w:t>
            </w:r>
          </w:p>
        </w:tc>
        <w:tc>
          <w:tcPr>
            <w:tcW w:w="1936" w:type="dxa"/>
          </w:tcPr>
          <w:p w14:paraId="7EBA3681" w14:textId="77777777" w:rsidR="00BB5948" w:rsidRPr="001D450F" w:rsidRDefault="00BB5948" w:rsidP="00305F9D">
            <w:pPr>
              <w:jc w:val="center"/>
              <w:rPr>
                <w:rFonts w:cs="宋体"/>
              </w:rPr>
            </w:pPr>
            <w:r w:rsidRPr="001D450F">
              <w:t>1.57</w:t>
            </w:r>
            <w:r w:rsidRPr="001D450F">
              <w:rPr>
                <w:rFonts w:hint="eastAsia"/>
              </w:rPr>
              <w:t>±</w:t>
            </w:r>
            <w:r w:rsidRPr="001D450F">
              <w:t>0.40</w:t>
            </w:r>
          </w:p>
        </w:tc>
        <w:tc>
          <w:tcPr>
            <w:tcW w:w="0" w:type="auto"/>
          </w:tcPr>
          <w:p w14:paraId="48C9E521" w14:textId="77777777" w:rsidR="00BB5948" w:rsidRPr="001D450F" w:rsidRDefault="00BB5948" w:rsidP="00305F9D">
            <w:pPr>
              <w:jc w:val="center"/>
              <w:rPr>
                <w:rFonts w:cs="宋体"/>
              </w:rPr>
            </w:pPr>
            <w:r w:rsidRPr="001D450F">
              <w:t>1.58</w:t>
            </w:r>
            <w:r w:rsidRPr="001D450F">
              <w:rPr>
                <w:rFonts w:hint="eastAsia"/>
              </w:rPr>
              <w:t>±</w:t>
            </w:r>
            <w:r w:rsidRPr="001D450F">
              <w:t>0.39</w:t>
            </w:r>
          </w:p>
        </w:tc>
        <w:tc>
          <w:tcPr>
            <w:tcW w:w="0" w:type="auto"/>
          </w:tcPr>
          <w:p w14:paraId="0467FCFB" w14:textId="77777777" w:rsidR="00BB5948" w:rsidRPr="001D450F" w:rsidRDefault="00BB5948" w:rsidP="00305F9D">
            <w:pPr>
              <w:jc w:val="center"/>
              <w:rPr>
                <w:rFonts w:cs="宋体"/>
              </w:rPr>
            </w:pPr>
            <w:r w:rsidRPr="001D450F">
              <w:t>1.58</w:t>
            </w:r>
            <w:r w:rsidRPr="001D450F">
              <w:rPr>
                <w:rFonts w:hint="eastAsia"/>
              </w:rPr>
              <w:t>±</w:t>
            </w:r>
            <w:r w:rsidRPr="001D450F">
              <w:t>0.39</w:t>
            </w:r>
          </w:p>
        </w:tc>
      </w:tr>
      <w:tr w:rsidR="00BB5948" w:rsidRPr="001D450F" w14:paraId="57B49041" w14:textId="77777777" w:rsidTr="00305F9D">
        <w:tc>
          <w:tcPr>
            <w:tcW w:w="2518" w:type="dxa"/>
          </w:tcPr>
          <w:p w14:paraId="33DB671C" w14:textId="77777777" w:rsidR="00BB5948" w:rsidRPr="001D450F" w:rsidRDefault="00BB5948" w:rsidP="00305F9D">
            <w:pPr>
              <w:jc w:val="center"/>
              <w:rPr>
                <w:rFonts w:cs="宋体"/>
              </w:rPr>
            </w:pPr>
            <w:r w:rsidRPr="001D450F">
              <w:rPr>
                <w:rFonts w:hint="eastAsia"/>
              </w:rPr>
              <w:t>丘脑</w:t>
            </w:r>
          </w:p>
        </w:tc>
        <w:tc>
          <w:tcPr>
            <w:tcW w:w="1936" w:type="dxa"/>
          </w:tcPr>
          <w:p w14:paraId="030F6C26" w14:textId="77777777" w:rsidR="00BB5948" w:rsidRPr="001D450F" w:rsidRDefault="00BB5948" w:rsidP="00305F9D">
            <w:pPr>
              <w:jc w:val="center"/>
              <w:rPr>
                <w:rFonts w:cs="宋体"/>
              </w:rPr>
            </w:pPr>
            <w:r w:rsidRPr="001D450F">
              <w:t>1.19</w:t>
            </w:r>
            <w:r w:rsidRPr="001D450F">
              <w:rPr>
                <w:rFonts w:hint="eastAsia"/>
              </w:rPr>
              <w:t>±</w:t>
            </w:r>
            <w:r w:rsidRPr="001D450F">
              <w:t>0.24</w:t>
            </w:r>
          </w:p>
        </w:tc>
        <w:tc>
          <w:tcPr>
            <w:tcW w:w="0" w:type="auto"/>
          </w:tcPr>
          <w:p w14:paraId="01B4B285" w14:textId="77777777" w:rsidR="00BB5948" w:rsidRPr="001D450F" w:rsidRDefault="00BB5948" w:rsidP="00305F9D">
            <w:pPr>
              <w:jc w:val="center"/>
              <w:rPr>
                <w:rFonts w:cs="宋体"/>
              </w:rPr>
            </w:pPr>
            <w:r w:rsidRPr="001D450F">
              <w:t>1.19</w:t>
            </w:r>
            <w:r w:rsidRPr="001D450F">
              <w:rPr>
                <w:rFonts w:hint="eastAsia"/>
              </w:rPr>
              <w:t>±</w:t>
            </w:r>
            <w:r w:rsidRPr="001D450F">
              <w:t>0.33</w:t>
            </w:r>
          </w:p>
        </w:tc>
        <w:tc>
          <w:tcPr>
            <w:tcW w:w="0" w:type="auto"/>
          </w:tcPr>
          <w:p w14:paraId="0C313B17" w14:textId="77777777" w:rsidR="00BB5948" w:rsidRPr="001D450F" w:rsidRDefault="00BB5948" w:rsidP="00305F9D">
            <w:pPr>
              <w:jc w:val="center"/>
              <w:rPr>
                <w:rFonts w:cs="宋体"/>
              </w:rPr>
            </w:pPr>
            <w:r w:rsidRPr="001D450F">
              <w:t>1.19</w:t>
            </w:r>
            <w:r w:rsidRPr="001D450F">
              <w:rPr>
                <w:rFonts w:hint="eastAsia"/>
              </w:rPr>
              <w:t>±</w:t>
            </w:r>
            <w:r w:rsidRPr="001D450F">
              <w:t>0.29</w:t>
            </w:r>
          </w:p>
        </w:tc>
      </w:tr>
      <w:tr w:rsidR="00BB5948" w:rsidRPr="001D450F" w14:paraId="654ECE21" w14:textId="77777777" w:rsidTr="00305F9D">
        <w:tc>
          <w:tcPr>
            <w:tcW w:w="2518" w:type="dxa"/>
          </w:tcPr>
          <w:p w14:paraId="450EFAF4" w14:textId="77777777" w:rsidR="00BB5948" w:rsidRPr="001D450F" w:rsidRDefault="00BB5948" w:rsidP="00305F9D">
            <w:pPr>
              <w:jc w:val="center"/>
              <w:rPr>
                <w:rFonts w:cs="宋体"/>
              </w:rPr>
            </w:pPr>
            <w:r w:rsidRPr="001D450F">
              <w:rPr>
                <w:rFonts w:hint="eastAsia"/>
              </w:rPr>
              <w:t>苍白球</w:t>
            </w:r>
          </w:p>
        </w:tc>
        <w:tc>
          <w:tcPr>
            <w:tcW w:w="1936" w:type="dxa"/>
          </w:tcPr>
          <w:p w14:paraId="6ABE3522" w14:textId="77777777" w:rsidR="00BB5948" w:rsidRPr="001D450F" w:rsidRDefault="00BB5948" w:rsidP="00305F9D">
            <w:pPr>
              <w:jc w:val="center"/>
              <w:rPr>
                <w:rFonts w:cs="宋体"/>
              </w:rPr>
            </w:pPr>
            <w:r w:rsidRPr="001D450F">
              <w:t>1.62</w:t>
            </w:r>
            <w:r w:rsidRPr="001D450F">
              <w:rPr>
                <w:rFonts w:hint="eastAsia"/>
              </w:rPr>
              <w:t>±</w:t>
            </w:r>
            <w:r w:rsidRPr="001D450F">
              <w:t>0.27</w:t>
            </w:r>
          </w:p>
        </w:tc>
        <w:tc>
          <w:tcPr>
            <w:tcW w:w="0" w:type="auto"/>
          </w:tcPr>
          <w:p w14:paraId="1E095908" w14:textId="77777777" w:rsidR="00BB5948" w:rsidRPr="001D450F" w:rsidRDefault="00BB5948" w:rsidP="00305F9D">
            <w:pPr>
              <w:jc w:val="center"/>
              <w:rPr>
                <w:rFonts w:cs="宋体"/>
              </w:rPr>
            </w:pPr>
            <w:r w:rsidRPr="001D450F">
              <w:t>1.63</w:t>
            </w:r>
            <w:r w:rsidRPr="001D450F">
              <w:rPr>
                <w:rFonts w:hint="eastAsia"/>
              </w:rPr>
              <w:t>±</w:t>
            </w:r>
            <w:r w:rsidRPr="001D450F">
              <w:t>0.28</w:t>
            </w:r>
          </w:p>
        </w:tc>
        <w:tc>
          <w:tcPr>
            <w:tcW w:w="0" w:type="auto"/>
          </w:tcPr>
          <w:p w14:paraId="67A94F29" w14:textId="77777777" w:rsidR="00BB5948" w:rsidRPr="001D450F" w:rsidRDefault="00BB5948" w:rsidP="00305F9D">
            <w:pPr>
              <w:jc w:val="center"/>
              <w:rPr>
                <w:rFonts w:cs="宋体"/>
              </w:rPr>
            </w:pPr>
            <w:r w:rsidRPr="001D450F">
              <w:t>1.62</w:t>
            </w:r>
            <w:r w:rsidRPr="001D450F">
              <w:rPr>
                <w:rFonts w:hint="eastAsia"/>
              </w:rPr>
              <w:t>±</w:t>
            </w:r>
            <w:r w:rsidRPr="001D450F">
              <w:t>0.27</w:t>
            </w:r>
          </w:p>
        </w:tc>
      </w:tr>
      <w:tr w:rsidR="00BB5948" w:rsidRPr="001D450F" w14:paraId="2AE99DBE" w14:textId="77777777" w:rsidTr="00305F9D">
        <w:tc>
          <w:tcPr>
            <w:tcW w:w="2518" w:type="dxa"/>
          </w:tcPr>
          <w:p w14:paraId="1B46B9F5" w14:textId="77777777" w:rsidR="00BB5948" w:rsidRPr="001D450F" w:rsidRDefault="00BB5948" w:rsidP="00305F9D">
            <w:pPr>
              <w:jc w:val="center"/>
              <w:rPr>
                <w:rFonts w:cs="宋体"/>
              </w:rPr>
            </w:pPr>
            <w:r w:rsidRPr="001D450F">
              <w:rPr>
                <w:rFonts w:hint="eastAsia"/>
              </w:rPr>
              <w:t>黑质</w:t>
            </w:r>
          </w:p>
        </w:tc>
        <w:tc>
          <w:tcPr>
            <w:tcW w:w="1936" w:type="dxa"/>
          </w:tcPr>
          <w:p w14:paraId="0358AA0C" w14:textId="77777777" w:rsidR="00BB5948" w:rsidRPr="001D450F" w:rsidRDefault="00BB5948" w:rsidP="00305F9D">
            <w:pPr>
              <w:jc w:val="center"/>
              <w:rPr>
                <w:rFonts w:cs="宋体"/>
              </w:rPr>
            </w:pPr>
            <w:r w:rsidRPr="001D450F">
              <w:t>1.50</w:t>
            </w:r>
            <w:r w:rsidRPr="001D450F">
              <w:rPr>
                <w:rFonts w:hint="eastAsia"/>
              </w:rPr>
              <w:t>±</w:t>
            </w:r>
            <w:r w:rsidRPr="001D450F">
              <w:t>0.22</w:t>
            </w:r>
          </w:p>
        </w:tc>
        <w:tc>
          <w:tcPr>
            <w:tcW w:w="0" w:type="auto"/>
          </w:tcPr>
          <w:p w14:paraId="7B80511E" w14:textId="77777777" w:rsidR="00BB5948" w:rsidRPr="001D450F" w:rsidRDefault="00BB5948" w:rsidP="00305F9D">
            <w:pPr>
              <w:jc w:val="center"/>
              <w:rPr>
                <w:rFonts w:cs="宋体"/>
              </w:rPr>
            </w:pPr>
            <w:r w:rsidRPr="001D450F">
              <w:t>1.49</w:t>
            </w:r>
            <w:r w:rsidRPr="001D450F">
              <w:rPr>
                <w:rFonts w:hint="eastAsia"/>
              </w:rPr>
              <w:t>±</w:t>
            </w:r>
            <w:r w:rsidRPr="001D450F">
              <w:t>0.23</w:t>
            </w:r>
          </w:p>
        </w:tc>
        <w:tc>
          <w:tcPr>
            <w:tcW w:w="0" w:type="auto"/>
          </w:tcPr>
          <w:p w14:paraId="04B4E609" w14:textId="77777777" w:rsidR="00BB5948" w:rsidRPr="001D450F" w:rsidRDefault="00BB5948" w:rsidP="00305F9D">
            <w:pPr>
              <w:jc w:val="center"/>
              <w:rPr>
                <w:rFonts w:cs="宋体"/>
              </w:rPr>
            </w:pPr>
            <w:r w:rsidRPr="001D450F">
              <w:t>1.50</w:t>
            </w:r>
            <w:r w:rsidRPr="001D450F">
              <w:rPr>
                <w:rFonts w:hint="eastAsia"/>
              </w:rPr>
              <w:t>±</w:t>
            </w:r>
            <w:r w:rsidRPr="001D450F">
              <w:t>0.22</w:t>
            </w:r>
          </w:p>
        </w:tc>
      </w:tr>
      <w:tr w:rsidR="00BB5948" w:rsidRPr="001D450F" w14:paraId="2210F017" w14:textId="77777777" w:rsidTr="00305F9D">
        <w:tc>
          <w:tcPr>
            <w:tcW w:w="2518" w:type="dxa"/>
          </w:tcPr>
          <w:p w14:paraId="5F555DE2" w14:textId="77777777" w:rsidR="00BB5948" w:rsidRPr="001D450F" w:rsidRDefault="00BB5948" w:rsidP="00305F9D">
            <w:pPr>
              <w:jc w:val="center"/>
              <w:rPr>
                <w:rFonts w:cs="宋体"/>
              </w:rPr>
            </w:pPr>
            <w:r w:rsidRPr="001D450F">
              <w:rPr>
                <w:rFonts w:hint="eastAsia"/>
              </w:rPr>
              <w:t>岛叶</w:t>
            </w:r>
          </w:p>
        </w:tc>
        <w:tc>
          <w:tcPr>
            <w:tcW w:w="1936" w:type="dxa"/>
          </w:tcPr>
          <w:p w14:paraId="68FF9B77" w14:textId="77777777" w:rsidR="00BB5948" w:rsidRPr="001D450F" w:rsidRDefault="00BB5948" w:rsidP="00305F9D">
            <w:pPr>
              <w:jc w:val="center"/>
              <w:rPr>
                <w:rFonts w:cs="宋体"/>
              </w:rPr>
            </w:pPr>
            <w:r w:rsidRPr="001D450F">
              <w:t>1.38</w:t>
            </w:r>
            <w:r w:rsidRPr="001D450F">
              <w:rPr>
                <w:rFonts w:hint="eastAsia"/>
              </w:rPr>
              <w:t>±</w:t>
            </w:r>
            <w:r w:rsidRPr="001D450F">
              <w:t>0.35</w:t>
            </w:r>
          </w:p>
        </w:tc>
        <w:tc>
          <w:tcPr>
            <w:tcW w:w="0" w:type="auto"/>
          </w:tcPr>
          <w:p w14:paraId="30FC0171" w14:textId="77777777" w:rsidR="00BB5948" w:rsidRPr="001D450F" w:rsidRDefault="00BB5948" w:rsidP="00305F9D">
            <w:pPr>
              <w:jc w:val="center"/>
              <w:rPr>
                <w:rFonts w:cs="宋体"/>
              </w:rPr>
            </w:pPr>
            <w:r w:rsidRPr="001D450F">
              <w:t>1.45</w:t>
            </w:r>
            <w:r w:rsidRPr="001D450F">
              <w:rPr>
                <w:rFonts w:hint="eastAsia"/>
              </w:rPr>
              <w:t>±</w:t>
            </w:r>
            <w:r w:rsidRPr="001D450F">
              <w:t>0.36</w:t>
            </w:r>
          </w:p>
        </w:tc>
        <w:tc>
          <w:tcPr>
            <w:tcW w:w="0" w:type="auto"/>
          </w:tcPr>
          <w:p w14:paraId="4ED02464" w14:textId="77777777" w:rsidR="00BB5948" w:rsidRPr="001D450F" w:rsidRDefault="00BB5948" w:rsidP="00305F9D">
            <w:pPr>
              <w:jc w:val="center"/>
              <w:rPr>
                <w:rFonts w:cs="宋体"/>
              </w:rPr>
            </w:pPr>
            <w:r w:rsidRPr="001D450F">
              <w:t>1.41</w:t>
            </w:r>
            <w:r w:rsidRPr="001D450F">
              <w:rPr>
                <w:rFonts w:hint="eastAsia"/>
              </w:rPr>
              <w:t>±</w:t>
            </w:r>
            <w:r w:rsidRPr="001D450F">
              <w:t>0.35</w:t>
            </w:r>
          </w:p>
        </w:tc>
      </w:tr>
      <w:tr w:rsidR="00BB5948" w:rsidRPr="001D450F" w14:paraId="3EC4F86C" w14:textId="77777777" w:rsidTr="00305F9D">
        <w:tc>
          <w:tcPr>
            <w:tcW w:w="2518" w:type="dxa"/>
          </w:tcPr>
          <w:p w14:paraId="7ED75B13" w14:textId="77777777" w:rsidR="00BB5948" w:rsidRPr="001D450F" w:rsidRDefault="00BB5948" w:rsidP="00305F9D">
            <w:pPr>
              <w:jc w:val="center"/>
              <w:rPr>
                <w:rFonts w:cs="宋体"/>
              </w:rPr>
            </w:pPr>
            <w:r w:rsidRPr="001D450F">
              <w:rPr>
                <w:rFonts w:hint="eastAsia"/>
              </w:rPr>
              <w:t>扣带回前部</w:t>
            </w:r>
          </w:p>
        </w:tc>
        <w:tc>
          <w:tcPr>
            <w:tcW w:w="1936" w:type="dxa"/>
          </w:tcPr>
          <w:p w14:paraId="26CDD500" w14:textId="77777777" w:rsidR="00BB5948" w:rsidRPr="001D450F" w:rsidRDefault="00BB5948" w:rsidP="00305F9D">
            <w:pPr>
              <w:jc w:val="center"/>
              <w:rPr>
                <w:rFonts w:cs="宋体"/>
              </w:rPr>
            </w:pPr>
            <w:r w:rsidRPr="001D450F">
              <w:t>1.51</w:t>
            </w:r>
            <w:r w:rsidRPr="001D450F">
              <w:rPr>
                <w:rFonts w:hint="eastAsia"/>
              </w:rPr>
              <w:t>±</w:t>
            </w:r>
            <w:r w:rsidRPr="001D450F">
              <w:t>0.43</w:t>
            </w:r>
          </w:p>
        </w:tc>
        <w:tc>
          <w:tcPr>
            <w:tcW w:w="0" w:type="auto"/>
          </w:tcPr>
          <w:p w14:paraId="41712675" w14:textId="77777777" w:rsidR="00BB5948" w:rsidRPr="001D450F" w:rsidRDefault="00BB5948" w:rsidP="00305F9D">
            <w:pPr>
              <w:jc w:val="center"/>
              <w:rPr>
                <w:rFonts w:cs="宋体"/>
              </w:rPr>
            </w:pPr>
            <w:r w:rsidRPr="001D450F">
              <w:t>1.42</w:t>
            </w:r>
            <w:r w:rsidRPr="001D450F">
              <w:rPr>
                <w:rFonts w:hint="eastAsia"/>
              </w:rPr>
              <w:t>±</w:t>
            </w:r>
            <w:r w:rsidRPr="001D450F">
              <w:t>0.44</w:t>
            </w:r>
          </w:p>
        </w:tc>
        <w:tc>
          <w:tcPr>
            <w:tcW w:w="0" w:type="auto"/>
          </w:tcPr>
          <w:p w14:paraId="2CDD3EF5" w14:textId="77777777" w:rsidR="00BB5948" w:rsidRPr="001D450F" w:rsidRDefault="00BB5948" w:rsidP="00305F9D">
            <w:pPr>
              <w:jc w:val="center"/>
              <w:rPr>
                <w:rFonts w:cs="宋体"/>
              </w:rPr>
            </w:pPr>
            <w:r w:rsidRPr="001D450F">
              <w:t>1.47</w:t>
            </w:r>
            <w:r w:rsidRPr="001D450F">
              <w:rPr>
                <w:rFonts w:hint="eastAsia"/>
              </w:rPr>
              <w:t>±</w:t>
            </w:r>
            <w:r w:rsidRPr="001D450F">
              <w:t>0.43</w:t>
            </w:r>
          </w:p>
        </w:tc>
      </w:tr>
      <w:tr w:rsidR="00BB5948" w:rsidRPr="001D450F" w14:paraId="43405EB3" w14:textId="77777777" w:rsidTr="00305F9D">
        <w:tc>
          <w:tcPr>
            <w:tcW w:w="2518" w:type="dxa"/>
          </w:tcPr>
          <w:p w14:paraId="257B22A6" w14:textId="77777777" w:rsidR="00BB5948" w:rsidRPr="001D450F" w:rsidRDefault="00BB5948" w:rsidP="00305F9D">
            <w:pPr>
              <w:jc w:val="center"/>
            </w:pPr>
            <w:r w:rsidRPr="001D450F">
              <w:rPr>
                <w:rFonts w:hint="eastAsia"/>
              </w:rPr>
              <w:t>扣带回后部</w:t>
            </w:r>
          </w:p>
        </w:tc>
        <w:tc>
          <w:tcPr>
            <w:tcW w:w="1936" w:type="dxa"/>
          </w:tcPr>
          <w:p w14:paraId="7FED04DB" w14:textId="77777777" w:rsidR="00BB5948" w:rsidRPr="001D450F" w:rsidRDefault="00BB5948" w:rsidP="00305F9D">
            <w:pPr>
              <w:jc w:val="center"/>
              <w:rPr>
                <w:rFonts w:cs="宋体"/>
              </w:rPr>
            </w:pPr>
            <w:r w:rsidRPr="001D450F">
              <w:t>1.56</w:t>
            </w:r>
            <w:r w:rsidRPr="001D450F">
              <w:rPr>
                <w:rFonts w:hint="eastAsia"/>
              </w:rPr>
              <w:t>±</w:t>
            </w:r>
            <w:r w:rsidRPr="001D450F">
              <w:t>0.49</w:t>
            </w:r>
          </w:p>
        </w:tc>
        <w:tc>
          <w:tcPr>
            <w:tcW w:w="0" w:type="auto"/>
          </w:tcPr>
          <w:p w14:paraId="42E03B7F" w14:textId="77777777" w:rsidR="00BB5948" w:rsidRPr="001D450F" w:rsidRDefault="00BB5948" w:rsidP="00305F9D">
            <w:pPr>
              <w:jc w:val="center"/>
              <w:rPr>
                <w:rFonts w:cs="宋体"/>
              </w:rPr>
            </w:pPr>
            <w:r w:rsidRPr="001D450F">
              <w:t>1.53</w:t>
            </w:r>
            <w:r w:rsidRPr="001D450F">
              <w:rPr>
                <w:rFonts w:hint="eastAsia"/>
              </w:rPr>
              <w:t>±</w:t>
            </w:r>
            <w:r w:rsidRPr="001D450F">
              <w:t>0.53</w:t>
            </w:r>
          </w:p>
        </w:tc>
        <w:tc>
          <w:tcPr>
            <w:tcW w:w="0" w:type="auto"/>
          </w:tcPr>
          <w:p w14:paraId="2F574D61" w14:textId="77777777" w:rsidR="00BB5948" w:rsidRPr="001D450F" w:rsidRDefault="00BB5948" w:rsidP="00305F9D">
            <w:pPr>
              <w:jc w:val="center"/>
              <w:rPr>
                <w:rFonts w:cs="宋体"/>
              </w:rPr>
            </w:pPr>
            <w:r w:rsidRPr="001D450F">
              <w:t>1.54</w:t>
            </w:r>
            <w:r w:rsidRPr="001D450F">
              <w:rPr>
                <w:rFonts w:hint="eastAsia"/>
              </w:rPr>
              <w:t>±</w:t>
            </w:r>
            <w:r w:rsidRPr="001D450F">
              <w:t>0.50</w:t>
            </w:r>
          </w:p>
        </w:tc>
      </w:tr>
      <w:tr w:rsidR="00BB5948" w:rsidRPr="001D450F" w14:paraId="7323093E" w14:textId="77777777" w:rsidTr="00305F9D">
        <w:tc>
          <w:tcPr>
            <w:tcW w:w="2518" w:type="dxa"/>
          </w:tcPr>
          <w:p w14:paraId="177DD86A" w14:textId="77777777" w:rsidR="00BB5948" w:rsidRPr="001D450F" w:rsidRDefault="00BB5948" w:rsidP="00305F9D">
            <w:pPr>
              <w:jc w:val="center"/>
              <w:rPr>
                <w:rFonts w:cs="宋体"/>
              </w:rPr>
            </w:pPr>
            <w:r w:rsidRPr="001D450F">
              <w:rPr>
                <w:rFonts w:hint="eastAsia"/>
              </w:rPr>
              <w:t>额角</w:t>
            </w:r>
          </w:p>
        </w:tc>
        <w:tc>
          <w:tcPr>
            <w:tcW w:w="1936" w:type="dxa"/>
          </w:tcPr>
          <w:p w14:paraId="51E416C0" w14:textId="77777777" w:rsidR="00BB5948" w:rsidRPr="001D450F" w:rsidRDefault="00BB5948" w:rsidP="00305F9D">
            <w:pPr>
              <w:jc w:val="center"/>
              <w:rPr>
                <w:rFonts w:cs="宋体"/>
              </w:rPr>
            </w:pPr>
            <w:r w:rsidRPr="001D450F">
              <w:t>0.81</w:t>
            </w:r>
            <w:r w:rsidRPr="001D450F">
              <w:rPr>
                <w:rFonts w:hint="eastAsia"/>
              </w:rPr>
              <w:t>±</w:t>
            </w:r>
            <w:r w:rsidRPr="001D450F">
              <w:t>0.34</w:t>
            </w:r>
          </w:p>
        </w:tc>
        <w:tc>
          <w:tcPr>
            <w:tcW w:w="0" w:type="auto"/>
          </w:tcPr>
          <w:p w14:paraId="36499F17" w14:textId="77777777" w:rsidR="00BB5948" w:rsidRPr="001D450F" w:rsidRDefault="00BB5948" w:rsidP="00305F9D">
            <w:pPr>
              <w:jc w:val="center"/>
              <w:rPr>
                <w:rFonts w:cs="宋体"/>
              </w:rPr>
            </w:pPr>
            <w:r w:rsidRPr="001D450F">
              <w:t>0.93</w:t>
            </w:r>
            <w:r w:rsidRPr="001D450F">
              <w:rPr>
                <w:rFonts w:hint="eastAsia"/>
              </w:rPr>
              <w:t>±</w:t>
            </w:r>
            <w:r w:rsidRPr="001D450F">
              <w:t>0.37</w:t>
            </w:r>
          </w:p>
        </w:tc>
        <w:tc>
          <w:tcPr>
            <w:tcW w:w="0" w:type="auto"/>
          </w:tcPr>
          <w:p w14:paraId="4168F8F1" w14:textId="77777777" w:rsidR="00BB5948" w:rsidRPr="001D450F" w:rsidRDefault="00BB5948" w:rsidP="00305F9D">
            <w:pPr>
              <w:jc w:val="center"/>
              <w:rPr>
                <w:rFonts w:cs="宋体"/>
              </w:rPr>
            </w:pPr>
            <w:r w:rsidRPr="001D450F">
              <w:t>0.87</w:t>
            </w:r>
            <w:r w:rsidRPr="001D450F">
              <w:rPr>
                <w:rFonts w:hint="eastAsia"/>
              </w:rPr>
              <w:t>±</w:t>
            </w:r>
            <w:r w:rsidRPr="001D450F">
              <w:t>0.35</w:t>
            </w:r>
          </w:p>
        </w:tc>
      </w:tr>
      <w:tr w:rsidR="00BB5948" w:rsidRPr="001D450F" w14:paraId="5D553641" w14:textId="77777777" w:rsidTr="00305F9D">
        <w:tc>
          <w:tcPr>
            <w:tcW w:w="2518" w:type="dxa"/>
          </w:tcPr>
          <w:p w14:paraId="22268B9B" w14:textId="77777777" w:rsidR="00BB5948" w:rsidRPr="001D450F" w:rsidRDefault="00BB5948" w:rsidP="00305F9D">
            <w:pPr>
              <w:jc w:val="center"/>
              <w:rPr>
                <w:rFonts w:cs="宋体"/>
              </w:rPr>
            </w:pPr>
            <w:r w:rsidRPr="001D450F">
              <w:rPr>
                <w:rFonts w:hint="eastAsia"/>
              </w:rPr>
              <w:lastRenderedPageBreak/>
              <w:t>颞角</w:t>
            </w:r>
          </w:p>
        </w:tc>
        <w:tc>
          <w:tcPr>
            <w:tcW w:w="1936" w:type="dxa"/>
          </w:tcPr>
          <w:p w14:paraId="3BC68B5B" w14:textId="77777777" w:rsidR="00BB5948" w:rsidRPr="001D450F" w:rsidRDefault="00BB5948" w:rsidP="00305F9D">
            <w:pPr>
              <w:jc w:val="center"/>
              <w:rPr>
                <w:rFonts w:cs="宋体"/>
              </w:rPr>
            </w:pPr>
            <w:r w:rsidRPr="001D450F">
              <w:t>1.32</w:t>
            </w:r>
            <w:r w:rsidRPr="001D450F">
              <w:rPr>
                <w:rFonts w:hint="eastAsia"/>
              </w:rPr>
              <w:t>±</w:t>
            </w:r>
            <w:r w:rsidRPr="001D450F">
              <w:t>0.19</w:t>
            </w:r>
          </w:p>
        </w:tc>
        <w:tc>
          <w:tcPr>
            <w:tcW w:w="0" w:type="auto"/>
          </w:tcPr>
          <w:p w14:paraId="4ADCF7ED" w14:textId="77777777" w:rsidR="00BB5948" w:rsidRPr="001D450F" w:rsidRDefault="00BB5948" w:rsidP="00305F9D">
            <w:pPr>
              <w:jc w:val="center"/>
              <w:rPr>
                <w:rFonts w:cs="宋体"/>
              </w:rPr>
            </w:pPr>
            <w:r w:rsidRPr="001D450F">
              <w:t>1.35</w:t>
            </w:r>
            <w:r w:rsidRPr="001D450F">
              <w:rPr>
                <w:rFonts w:hint="eastAsia"/>
              </w:rPr>
              <w:t>±</w:t>
            </w:r>
            <w:r w:rsidRPr="001D450F">
              <w:t>0.20</w:t>
            </w:r>
          </w:p>
        </w:tc>
        <w:tc>
          <w:tcPr>
            <w:tcW w:w="0" w:type="auto"/>
          </w:tcPr>
          <w:p w14:paraId="1A201F15" w14:textId="77777777" w:rsidR="00BB5948" w:rsidRPr="001D450F" w:rsidRDefault="00BB5948" w:rsidP="00305F9D">
            <w:pPr>
              <w:jc w:val="center"/>
              <w:rPr>
                <w:rFonts w:cs="宋体"/>
              </w:rPr>
            </w:pPr>
            <w:r w:rsidRPr="001D450F">
              <w:t>1.34</w:t>
            </w:r>
            <w:r w:rsidRPr="001D450F">
              <w:rPr>
                <w:rFonts w:hint="eastAsia"/>
              </w:rPr>
              <w:t>±</w:t>
            </w:r>
            <w:r w:rsidRPr="001D450F">
              <w:t>0.19</w:t>
            </w:r>
          </w:p>
        </w:tc>
      </w:tr>
      <w:tr w:rsidR="00BB5948" w:rsidRPr="001D450F" w14:paraId="141636E5" w14:textId="77777777" w:rsidTr="00305F9D">
        <w:tc>
          <w:tcPr>
            <w:tcW w:w="2518" w:type="dxa"/>
          </w:tcPr>
          <w:p w14:paraId="290F3C59" w14:textId="77777777" w:rsidR="00BB5948" w:rsidRPr="001D450F" w:rsidRDefault="00BB5948" w:rsidP="00305F9D">
            <w:pPr>
              <w:jc w:val="center"/>
              <w:rPr>
                <w:rFonts w:cs="宋体"/>
              </w:rPr>
            </w:pPr>
            <w:r w:rsidRPr="001D450F">
              <w:rPr>
                <w:rFonts w:hint="eastAsia"/>
              </w:rPr>
              <w:t>胼胝体</w:t>
            </w:r>
          </w:p>
        </w:tc>
        <w:tc>
          <w:tcPr>
            <w:tcW w:w="6004" w:type="dxa"/>
            <w:gridSpan w:val="3"/>
          </w:tcPr>
          <w:p w14:paraId="488AE8EA" w14:textId="77777777" w:rsidR="00BB5948" w:rsidRPr="001D450F" w:rsidRDefault="00BB5948" w:rsidP="00305F9D">
            <w:pPr>
              <w:jc w:val="center"/>
              <w:rPr>
                <w:rFonts w:cs="宋体"/>
              </w:rPr>
            </w:pPr>
            <w:r w:rsidRPr="001D450F">
              <w:t>1.31</w:t>
            </w:r>
            <w:r w:rsidRPr="001D450F">
              <w:rPr>
                <w:rFonts w:hint="eastAsia"/>
              </w:rPr>
              <w:t>±</w:t>
            </w:r>
            <w:r w:rsidRPr="001D450F">
              <w:t>0.23</w:t>
            </w:r>
          </w:p>
        </w:tc>
      </w:tr>
      <w:tr w:rsidR="00BB5948" w:rsidRPr="001D450F" w14:paraId="5949ACC9" w14:textId="77777777" w:rsidTr="00305F9D">
        <w:tc>
          <w:tcPr>
            <w:tcW w:w="2518" w:type="dxa"/>
          </w:tcPr>
          <w:p w14:paraId="3344B985" w14:textId="77777777" w:rsidR="00BB5948" w:rsidRPr="001D450F" w:rsidRDefault="00BB5948" w:rsidP="00305F9D">
            <w:pPr>
              <w:jc w:val="center"/>
              <w:rPr>
                <w:rFonts w:cs="宋体"/>
              </w:rPr>
            </w:pPr>
            <w:r w:rsidRPr="001D450F">
              <w:rPr>
                <w:rFonts w:hint="eastAsia"/>
              </w:rPr>
              <w:t>脑干</w:t>
            </w:r>
          </w:p>
        </w:tc>
        <w:tc>
          <w:tcPr>
            <w:tcW w:w="6004" w:type="dxa"/>
            <w:gridSpan w:val="3"/>
          </w:tcPr>
          <w:p w14:paraId="6E8E0459" w14:textId="77777777" w:rsidR="00BB5948" w:rsidRPr="001D450F" w:rsidRDefault="00BB5948" w:rsidP="00305F9D">
            <w:pPr>
              <w:jc w:val="center"/>
              <w:rPr>
                <w:rFonts w:cs="宋体"/>
              </w:rPr>
            </w:pPr>
            <w:r w:rsidRPr="001D450F">
              <w:t>1.36</w:t>
            </w:r>
            <w:r w:rsidRPr="001D450F">
              <w:rPr>
                <w:rFonts w:hint="eastAsia"/>
              </w:rPr>
              <w:t>±</w:t>
            </w:r>
            <w:r w:rsidRPr="001D450F">
              <w:t>0.18</w:t>
            </w:r>
          </w:p>
        </w:tc>
      </w:tr>
      <w:tr w:rsidR="00BB5948" w:rsidRPr="001D450F" w14:paraId="54F8ABB5" w14:textId="77777777" w:rsidTr="00305F9D">
        <w:tc>
          <w:tcPr>
            <w:tcW w:w="2518" w:type="dxa"/>
            <w:tcBorders>
              <w:bottom w:val="single" w:sz="4" w:space="0" w:color="auto"/>
            </w:tcBorders>
          </w:tcPr>
          <w:p w14:paraId="7A768EEE" w14:textId="77777777" w:rsidR="00BB5948" w:rsidRPr="001D450F" w:rsidRDefault="00BB5948" w:rsidP="00305F9D">
            <w:pPr>
              <w:jc w:val="center"/>
            </w:pPr>
            <w:r w:rsidRPr="001D450F">
              <w:rPr>
                <w:rFonts w:hint="eastAsia"/>
              </w:rPr>
              <w:t>第三脑室</w:t>
            </w:r>
          </w:p>
        </w:tc>
        <w:tc>
          <w:tcPr>
            <w:tcW w:w="6004" w:type="dxa"/>
            <w:gridSpan w:val="3"/>
            <w:tcBorders>
              <w:bottom w:val="single" w:sz="4" w:space="0" w:color="auto"/>
            </w:tcBorders>
          </w:tcPr>
          <w:p w14:paraId="31564097" w14:textId="77777777" w:rsidR="00BB5948" w:rsidRPr="001D450F" w:rsidRDefault="00BB5948" w:rsidP="00305F9D">
            <w:pPr>
              <w:jc w:val="center"/>
              <w:rPr>
                <w:rFonts w:cs="宋体"/>
              </w:rPr>
            </w:pPr>
            <w:r w:rsidRPr="001D450F">
              <w:t>0.85</w:t>
            </w:r>
            <w:r w:rsidRPr="001D450F">
              <w:rPr>
                <w:rFonts w:hint="eastAsia"/>
              </w:rPr>
              <w:t>±</w:t>
            </w:r>
            <w:r w:rsidRPr="001D450F">
              <w:t>0.23</w:t>
            </w:r>
          </w:p>
        </w:tc>
      </w:tr>
    </w:tbl>
    <w:p w14:paraId="62E02A33" w14:textId="77777777" w:rsidR="00BB5948" w:rsidRPr="001D450F" w:rsidRDefault="00BB5948" w:rsidP="00BB5948">
      <w:pPr>
        <w:sectPr w:rsidR="00BB5948" w:rsidRPr="001D450F" w:rsidSect="00305F9D">
          <w:pgSz w:w="11906" w:h="16838"/>
          <w:pgMar w:top="1440" w:right="1800" w:bottom="1440" w:left="1800" w:header="851" w:footer="992" w:gutter="0"/>
          <w:cols w:space="425"/>
          <w:docGrid w:type="lines" w:linePitch="312"/>
        </w:sectPr>
      </w:pPr>
    </w:p>
    <w:p w14:paraId="4CBFD280" w14:textId="77777777" w:rsidR="00BB5948" w:rsidRPr="001D450F" w:rsidRDefault="00BB5948" w:rsidP="00BB5948">
      <w:pPr>
        <w:jc w:val="left"/>
      </w:pPr>
      <w:r w:rsidRPr="001D450F">
        <w:rPr>
          <w:rFonts w:hint="eastAsia"/>
          <w:noProof/>
        </w:rPr>
        <w:lastRenderedPageBreak/>
        <w:drawing>
          <wp:inline distT="0" distB="0" distL="0" distR="0" wp14:anchorId="7326A5C2" wp14:editId="2CB1F837">
            <wp:extent cx="3601085" cy="4248150"/>
            <wp:effectExtent l="0" t="0" r="5715" b="0"/>
            <wp:docPr id="7" name="图片 7" descr="hj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jl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1085" cy="4248150"/>
                    </a:xfrm>
                    <a:prstGeom prst="rect">
                      <a:avLst/>
                    </a:prstGeom>
                    <a:noFill/>
                    <a:ln>
                      <a:noFill/>
                    </a:ln>
                  </pic:spPr>
                </pic:pic>
              </a:graphicData>
            </a:graphic>
          </wp:inline>
        </w:drawing>
      </w:r>
    </w:p>
    <w:p w14:paraId="75FB4885" w14:textId="77777777" w:rsidR="00BB5948" w:rsidRPr="001D450F" w:rsidRDefault="00BB5948" w:rsidP="00BB5948">
      <w:pPr>
        <w:jc w:val="left"/>
      </w:pPr>
      <w:r w:rsidRPr="001D450F">
        <w:rPr>
          <w:rFonts w:hint="eastAsia"/>
          <w:noProof/>
        </w:rPr>
        <w:drawing>
          <wp:inline distT="0" distB="0" distL="0" distR="0" wp14:anchorId="428C2FD2" wp14:editId="17135CF7">
            <wp:extent cx="3601085" cy="4248150"/>
            <wp:effectExtent l="0" t="0" r="5715" b="0"/>
            <wp:docPr id="8" name="图片 8" descr="hjl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jl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1085" cy="4248150"/>
                    </a:xfrm>
                    <a:prstGeom prst="rect">
                      <a:avLst/>
                    </a:prstGeom>
                    <a:noFill/>
                    <a:ln>
                      <a:noFill/>
                    </a:ln>
                  </pic:spPr>
                </pic:pic>
              </a:graphicData>
            </a:graphic>
          </wp:inline>
        </w:drawing>
      </w:r>
    </w:p>
    <w:p w14:paraId="441A1638" w14:textId="77777777" w:rsidR="00BB5948" w:rsidRPr="001D450F" w:rsidRDefault="00BB5948" w:rsidP="00BB5948">
      <w:pPr>
        <w:jc w:val="left"/>
      </w:pPr>
      <w:r w:rsidRPr="001D450F">
        <w:rPr>
          <w:rFonts w:hint="eastAsia"/>
          <w:noProof/>
        </w:rPr>
        <w:drawing>
          <wp:inline distT="0" distB="0" distL="0" distR="0" wp14:anchorId="5CE222C1" wp14:editId="6A5C3AB3">
            <wp:extent cx="3819525" cy="4171315"/>
            <wp:effectExtent l="0" t="0" r="0" b="0"/>
            <wp:docPr id="9" name="图片 9" descr="yb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bz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171315"/>
                    </a:xfrm>
                    <a:prstGeom prst="rect">
                      <a:avLst/>
                    </a:prstGeom>
                    <a:noFill/>
                    <a:ln>
                      <a:noFill/>
                    </a:ln>
                  </pic:spPr>
                </pic:pic>
              </a:graphicData>
            </a:graphic>
          </wp:inline>
        </w:drawing>
      </w:r>
    </w:p>
    <w:p w14:paraId="37D33E95" w14:textId="77777777" w:rsidR="00BB5948" w:rsidRPr="001D450F" w:rsidRDefault="00BB5948" w:rsidP="00BB5948">
      <w:pPr>
        <w:jc w:val="left"/>
      </w:pPr>
      <w:r w:rsidRPr="001D450F">
        <w:rPr>
          <w:rFonts w:hint="eastAsia"/>
          <w:noProof/>
        </w:rPr>
        <w:drawing>
          <wp:inline distT="0" distB="0" distL="0" distR="0" wp14:anchorId="6F44D724" wp14:editId="3EFE726B">
            <wp:extent cx="3805555" cy="4171315"/>
            <wp:effectExtent l="0" t="0" r="4445" b="0"/>
            <wp:docPr id="10" name="图片 10" descr="ybz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bz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5555" cy="4171315"/>
                    </a:xfrm>
                    <a:prstGeom prst="rect">
                      <a:avLst/>
                    </a:prstGeom>
                    <a:noFill/>
                    <a:ln>
                      <a:noFill/>
                    </a:ln>
                  </pic:spPr>
                </pic:pic>
              </a:graphicData>
            </a:graphic>
          </wp:inline>
        </w:drawing>
      </w:r>
    </w:p>
    <w:p w14:paraId="3E14A49C" w14:textId="77777777" w:rsidR="00BB5948" w:rsidRPr="001D450F" w:rsidRDefault="00BB5948" w:rsidP="00BB5948">
      <w:r w:rsidRPr="001D450F">
        <w:rPr>
          <w:rFonts w:hint="eastAsia"/>
          <w:noProof/>
        </w:rPr>
        <w:lastRenderedPageBreak/>
        <w:drawing>
          <wp:inline distT="0" distB="0" distL="0" distR="0" wp14:anchorId="427853E7" wp14:editId="1D37A760">
            <wp:extent cx="3882390" cy="3959860"/>
            <wp:effectExtent l="0" t="0" r="3810" b="2540"/>
            <wp:docPr id="11" name="图片 11" descr="hjl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jl33"/>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2390" cy="3959860"/>
                    </a:xfrm>
                    <a:prstGeom prst="rect">
                      <a:avLst/>
                    </a:prstGeom>
                    <a:noFill/>
                    <a:ln>
                      <a:noFill/>
                    </a:ln>
                  </pic:spPr>
                </pic:pic>
              </a:graphicData>
            </a:graphic>
          </wp:inline>
        </w:drawing>
      </w:r>
    </w:p>
    <w:p w14:paraId="38FBBD47" w14:textId="77777777" w:rsidR="00BB5948" w:rsidRPr="001D450F" w:rsidRDefault="00BB5948" w:rsidP="00BB5948">
      <w:r w:rsidRPr="001D450F">
        <w:rPr>
          <w:rFonts w:hint="eastAsia"/>
          <w:noProof/>
        </w:rPr>
        <w:drawing>
          <wp:inline distT="0" distB="0" distL="0" distR="0" wp14:anchorId="7B1CDB46" wp14:editId="1D14FE9F">
            <wp:extent cx="3959860" cy="3959860"/>
            <wp:effectExtent l="0" t="0" r="2540" b="2540"/>
            <wp:docPr id="12" name="图片 12" descr="hjl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hjl44"/>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9860" cy="3959860"/>
                    </a:xfrm>
                    <a:prstGeom prst="rect">
                      <a:avLst/>
                    </a:prstGeom>
                    <a:noFill/>
                    <a:ln>
                      <a:noFill/>
                    </a:ln>
                  </pic:spPr>
                </pic:pic>
              </a:graphicData>
            </a:graphic>
          </wp:inline>
        </w:drawing>
      </w:r>
    </w:p>
    <w:p w14:paraId="2C992702" w14:textId="77777777" w:rsidR="00BB5948" w:rsidRPr="001D450F" w:rsidRDefault="00BB5948" w:rsidP="00BB5948">
      <w:pPr>
        <w:jc w:val="center"/>
      </w:pPr>
      <w:r w:rsidRPr="001D450F">
        <w:rPr>
          <w:rFonts w:hint="eastAsia"/>
        </w:rPr>
        <w:t>阴性组</w:t>
      </w:r>
    </w:p>
    <w:p w14:paraId="0A7A45E1" w14:textId="77777777" w:rsidR="00BB5948" w:rsidRPr="001D450F" w:rsidRDefault="00BB5948" w:rsidP="00BB5948">
      <w:r w:rsidRPr="001D450F">
        <w:rPr>
          <w:rFonts w:hint="eastAsia"/>
          <w:noProof/>
        </w:rPr>
        <w:drawing>
          <wp:inline distT="0" distB="0" distL="0" distR="0" wp14:anchorId="4978ECB5" wp14:editId="3F1DB884">
            <wp:extent cx="3439795" cy="3959860"/>
            <wp:effectExtent l="0" t="0" r="0" b="2540"/>
            <wp:docPr id="13" name="图片 13" descr="ly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ly44"/>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9795" cy="3959860"/>
                    </a:xfrm>
                    <a:prstGeom prst="rect">
                      <a:avLst/>
                    </a:prstGeom>
                    <a:noFill/>
                    <a:ln>
                      <a:noFill/>
                    </a:ln>
                  </pic:spPr>
                </pic:pic>
              </a:graphicData>
            </a:graphic>
          </wp:inline>
        </w:drawing>
      </w:r>
    </w:p>
    <w:p w14:paraId="0FD78D87" w14:textId="77777777" w:rsidR="00BB5948" w:rsidRPr="001D450F" w:rsidRDefault="00BB5948" w:rsidP="00BB5948">
      <w:pPr>
        <w:keepNext/>
      </w:pPr>
      <w:r w:rsidRPr="001D450F">
        <w:rPr>
          <w:rFonts w:hint="eastAsia"/>
          <w:noProof/>
        </w:rPr>
        <w:drawing>
          <wp:inline distT="0" distB="0" distL="0" distR="0" wp14:anchorId="723C74D8" wp14:editId="145B7AF5">
            <wp:extent cx="3453765" cy="3959860"/>
            <wp:effectExtent l="0" t="0" r="635" b="2540"/>
            <wp:docPr id="14" name="图片 14" descr="ly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ly55"/>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3765" cy="3959860"/>
                    </a:xfrm>
                    <a:prstGeom prst="rect">
                      <a:avLst/>
                    </a:prstGeom>
                    <a:noFill/>
                    <a:ln>
                      <a:noFill/>
                    </a:ln>
                  </pic:spPr>
                </pic:pic>
              </a:graphicData>
            </a:graphic>
          </wp:inline>
        </w:drawing>
      </w:r>
    </w:p>
    <w:p w14:paraId="5B5D1DC7" w14:textId="77777777" w:rsidR="00BB5948" w:rsidRPr="001D450F" w:rsidRDefault="00BB5948" w:rsidP="00BB5948">
      <w:pPr>
        <w:keepNext/>
        <w:jc w:val="center"/>
      </w:pPr>
      <w:r w:rsidRPr="001D450F">
        <w:rPr>
          <w:rFonts w:hint="eastAsia"/>
        </w:rPr>
        <w:t>阳性组</w:t>
      </w:r>
    </w:p>
    <w:p w14:paraId="1E4C3BCE" w14:textId="77777777" w:rsidR="00BB5948" w:rsidRPr="001D450F" w:rsidRDefault="00BB5948" w:rsidP="00BB5948">
      <w:pPr>
        <w:sectPr w:rsidR="00BB5948" w:rsidRPr="001D450F" w:rsidSect="00305F9D">
          <w:pgSz w:w="11906" w:h="16838"/>
          <w:pgMar w:top="1440" w:right="26" w:bottom="1440" w:left="180" w:header="851" w:footer="992" w:gutter="0"/>
          <w:cols w:num="2" w:space="425" w:equalWidth="0">
            <w:col w:w="5560" w:space="425"/>
            <w:col w:w="5715"/>
          </w:cols>
          <w:docGrid w:type="lines" w:linePitch="312"/>
        </w:sectPr>
      </w:pPr>
    </w:p>
    <w:p w14:paraId="6D9EFF83" w14:textId="77777777" w:rsidR="00BB5948" w:rsidRPr="001D450F" w:rsidRDefault="00BB5948" w:rsidP="00BB5948">
      <w:pPr>
        <w:pStyle w:val="ad"/>
        <w:keepNext/>
        <w:spacing w:line="400" w:lineRule="exact"/>
        <w:jc w:val="center"/>
        <w:rPr>
          <w:rFonts w:ascii="Times New Roman" w:eastAsia="宋体" w:hAnsi="Times New Roman"/>
          <w:sz w:val="24"/>
        </w:rPr>
      </w:pPr>
      <w:r w:rsidRPr="001D450F">
        <w:rPr>
          <w:rFonts w:ascii="Times New Roman" w:eastAsia="宋体" w:hAnsi="Times New Roman" w:hint="eastAsia"/>
          <w:sz w:val="24"/>
        </w:rPr>
        <w:lastRenderedPageBreak/>
        <w:t>图</w:t>
      </w:r>
      <w:r w:rsidRPr="001D450F">
        <w:rPr>
          <w:rFonts w:ascii="Times New Roman" w:eastAsia="宋体" w:hAnsi="Times New Roman"/>
          <w:sz w:val="24"/>
        </w:rPr>
        <w:t xml:space="preserve"> </w:t>
      </w:r>
      <w:r w:rsidRPr="001D450F">
        <w:rPr>
          <w:rFonts w:ascii="Times New Roman" w:eastAsia="宋体" w:hAnsi="Times New Roman" w:hint="eastAsia"/>
          <w:sz w:val="24"/>
        </w:rPr>
        <w:t>6</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Fonts w:ascii="Times New Roman" w:eastAsia="宋体" w:hAnsi="Times New Roman"/>
          <w:sz w:val="24"/>
        </w:rPr>
        <w:t xml:space="preserve"> PET/MRI</w:t>
      </w:r>
      <w:r w:rsidRPr="001D450F">
        <w:rPr>
          <w:rFonts w:ascii="Times New Roman" w:eastAsia="宋体" w:hAnsi="Times New Roman" w:hint="eastAsia"/>
          <w:sz w:val="24"/>
        </w:rPr>
        <w:t>显像</w:t>
      </w:r>
      <w:r w:rsidRPr="001D450F">
        <w:rPr>
          <w:rFonts w:ascii="Times New Roman" w:eastAsia="宋体" w:hAnsi="Times New Roman" w:hint="eastAsia"/>
          <w:sz w:val="24"/>
          <w:szCs w:val="24"/>
        </w:rPr>
        <w:t>（左列为阴性；右列为阳性）</w:t>
      </w:r>
    </w:p>
    <w:p w14:paraId="07BD2ED8" w14:textId="77777777" w:rsidR="00BB5948" w:rsidRPr="001D450F" w:rsidRDefault="00BB5948" w:rsidP="00BB5948">
      <w:pPr>
        <w:keepNext/>
        <w:spacing w:line="360" w:lineRule="auto"/>
        <w:jc w:val="center"/>
      </w:pPr>
      <w:r w:rsidRPr="001D450F">
        <w:rPr>
          <w:rFonts w:hint="eastAsia"/>
          <w:noProof/>
          <w:sz w:val="24"/>
        </w:rPr>
        <w:drawing>
          <wp:inline distT="0" distB="0" distL="0" distR="0" wp14:anchorId="1488BF7B" wp14:editId="5D26872E">
            <wp:extent cx="3580130" cy="2989580"/>
            <wp:effectExtent l="0" t="0" r="127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0130" cy="2989580"/>
                    </a:xfrm>
                    <a:prstGeom prst="rect">
                      <a:avLst/>
                    </a:prstGeom>
                    <a:noFill/>
                    <a:ln>
                      <a:noFill/>
                    </a:ln>
                  </pic:spPr>
                </pic:pic>
              </a:graphicData>
            </a:graphic>
          </wp:inline>
        </w:drawing>
      </w:r>
    </w:p>
    <w:p w14:paraId="7FBAB775" w14:textId="77777777" w:rsidR="00BB5948" w:rsidRPr="001D450F" w:rsidRDefault="00BB5948" w:rsidP="00BB5948">
      <w:pPr>
        <w:pStyle w:val="ad"/>
        <w:spacing w:line="400" w:lineRule="exact"/>
        <w:jc w:val="center"/>
        <w:rPr>
          <w:rStyle w:val="a4"/>
          <w:rFonts w:ascii="Times New Roman" w:eastAsia="宋体" w:hAnsi="Times New Roman"/>
          <w:b w:val="0"/>
          <w:sz w:val="24"/>
          <w:szCs w:val="24"/>
        </w:rPr>
      </w:pPr>
      <w:r w:rsidRPr="001D450F">
        <w:rPr>
          <w:rFonts w:ascii="Times New Roman" w:eastAsia="宋体" w:hAnsi="Times New Roman" w:hint="eastAsia"/>
          <w:sz w:val="24"/>
        </w:rPr>
        <w:t>图</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7</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Style w:val="a4"/>
          <w:rFonts w:ascii="Times New Roman" w:eastAsia="宋体" w:hAnsi="Times New Roman" w:hint="eastAsia"/>
          <w:b w:val="0"/>
          <w:sz w:val="24"/>
          <w:szCs w:val="24"/>
        </w:rPr>
        <w:t>在额叶放射性（</w:t>
      </w:r>
      <w:r w:rsidRPr="001D450F">
        <w:rPr>
          <w:rStyle w:val="a4"/>
          <w:rFonts w:ascii="Times New Roman" w:eastAsia="宋体" w:hAnsi="Times New Roman"/>
          <w:b w:val="0"/>
          <w:sz w:val="24"/>
          <w:szCs w:val="24"/>
        </w:rPr>
        <w:t>VI</w:t>
      </w:r>
      <w:r w:rsidRPr="001D450F">
        <w:rPr>
          <w:rStyle w:val="a4"/>
          <w:rFonts w:ascii="Times New Roman" w:eastAsia="宋体" w:hAnsi="Times New Roman" w:hint="eastAsia"/>
          <w:b w:val="0"/>
          <w:sz w:val="24"/>
          <w:szCs w:val="24"/>
        </w:rPr>
        <w:t>）均数比较</w:t>
      </w:r>
    </w:p>
    <w:p w14:paraId="391CFD0A" w14:textId="77777777" w:rsidR="00BB5948" w:rsidRPr="001D450F" w:rsidRDefault="00BB5948" w:rsidP="00BB5948">
      <w:pPr>
        <w:spacing w:line="400" w:lineRule="exact"/>
        <w:ind w:firstLineChars="200" w:firstLine="480"/>
        <w:rPr>
          <w:sz w:val="24"/>
        </w:rPr>
      </w:pPr>
      <w:r w:rsidRPr="001D450F">
        <w:rPr>
          <w:rFonts w:hint="eastAsia"/>
          <w:sz w:val="24"/>
        </w:rPr>
        <w:t>将额叶</w:t>
      </w:r>
      <w:r w:rsidRPr="001D450F">
        <w:rPr>
          <w:sz w:val="24"/>
        </w:rPr>
        <w:t>-</w:t>
      </w:r>
      <w:r w:rsidRPr="001D450F">
        <w:rPr>
          <w:rFonts w:hint="eastAsia"/>
          <w:sz w:val="24"/>
        </w:rPr>
        <w:t>额中回、额叶中央前回、额叶</w:t>
      </w:r>
      <w:r w:rsidRPr="001D450F">
        <w:rPr>
          <w:sz w:val="24"/>
        </w:rPr>
        <w:t>-</w:t>
      </w:r>
      <w:r w:rsidRPr="001D450F">
        <w:rPr>
          <w:rFonts w:hint="eastAsia"/>
          <w:sz w:val="24"/>
        </w:rPr>
        <w:t>直回、额叶</w:t>
      </w:r>
      <w:r w:rsidRPr="001D450F">
        <w:rPr>
          <w:sz w:val="24"/>
        </w:rPr>
        <w:t>-</w:t>
      </w:r>
      <w:r w:rsidRPr="001D450F">
        <w:rPr>
          <w:rFonts w:hint="eastAsia"/>
          <w:sz w:val="24"/>
        </w:rPr>
        <w:t>眶前回、额叶</w:t>
      </w:r>
      <w:r w:rsidRPr="001D450F">
        <w:rPr>
          <w:sz w:val="24"/>
        </w:rPr>
        <w:t>-</w:t>
      </w:r>
      <w:r w:rsidRPr="001D450F">
        <w:rPr>
          <w:rFonts w:hint="eastAsia"/>
          <w:sz w:val="24"/>
        </w:rPr>
        <w:t>额下回、额叶</w:t>
      </w:r>
      <w:r w:rsidRPr="001D450F">
        <w:rPr>
          <w:sz w:val="24"/>
        </w:rPr>
        <w:t>-</w:t>
      </w:r>
      <w:r w:rsidRPr="001D450F">
        <w:rPr>
          <w:rFonts w:hint="eastAsia"/>
          <w:sz w:val="24"/>
        </w:rPr>
        <w:t>额上回、额叶</w:t>
      </w:r>
      <w:r w:rsidRPr="001D450F">
        <w:rPr>
          <w:sz w:val="24"/>
        </w:rPr>
        <w:t>-</w:t>
      </w:r>
      <w:r w:rsidRPr="001D450F">
        <w:rPr>
          <w:rFonts w:hint="eastAsia"/>
          <w:sz w:val="24"/>
        </w:rPr>
        <w:t>眶内回、额叶</w:t>
      </w:r>
      <w:r w:rsidRPr="001D450F">
        <w:rPr>
          <w:sz w:val="24"/>
        </w:rPr>
        <w:t>-</w:t>
      </w:r>
      <w:r w:rsidRPr="001D450F">
        <w:rPr>
          <w:rFonts w:hint="eastAsia"/>
          <w:sz w:val="24"/>
        </w:rPr>
        <w:t>眶外回、额叶</w:t>
      </w:r>
      <w:r w:rsidRPr="001D450F">
        <w:rPr>
          <w:sz w:val="24"/>
        </w:rPr>
        <w:t>-</w:t>
      </w:r>
      <w:r w:rsidRPr="001D450F">
        <w:rPr>
          <w:rFonts w:hint="eastAsia"/>
          <w:sz w:val="24"/>
        </w:rPr>
        <w:t>眶后回、膝下额叶皮层</w:t>
      </w:r>
      <w:r w:rsidRPr="001D450F">
        <w:rPr>
          <w:sz w:val="24"/>
        </w:rPr>
        <w:t>-</w:t>
      </w:r>
      <w:r w:rsidRPr="001D450F">
        <w:rPr>
          <w:rFonts w:hint="eastAsia"/>
          <w:sz w:val="24"/>
        </w:rPr>
        <w:t>扣带回前部、膝下额叶皮层前部</w:t>
      </w:r>
      <w:r w:rsidRPr="001D450F">
        <w:rPr>
          <w:sz w:val="24"/>
        </w:rPr>
        <w:t>-</w:t>
      </w:r>
      <w:r w:rsidRPr="001D450F">
        <w:rPr>
          <w:rFonts w:hint="eastAsia"/>
          <w:sz w:val="24"/>
        </w:rPr>
        <w:t>扣带回前部的均值算为额叶，将阴性组和阳性组</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C]PIB</w:t>
      </w:r>
      <w:r w:rsidRPr="001D450F">
        <w:rPr>
          <w:sz w:val="24"/>
        </w:rPr>
        <w:t xml:space="preserve"> PET/MRI</w:t>
      </w:r>
      <w:r w:rsidRPr="001D450F">
        <w:rPr>
          <w:rFonts w:hint="eastAsia"/>
          <w:sz w:val="24"/>
        </w:rPr>
        <w:t xml:space="preserve"> </w:t>
      </w:r>
      <w:r w:rsidRPr="001D450F">
        <w:rPr>
          <w:sz w:val="24"/>
        </w:rPr>
        <w:t>VI</w:t>
      </w:r>
      <w:r w:rsidRPr="001D450F">
        <w:rPr>
          <w:rFonts w:hint="eastAsia"/>
          <w:sz w:val="24"/>
        </w:rPr>
        <w:t>均值进行比较，阳性组均值高于阴性组，见图</w:t>
      </w:r>
      <w:r w:rsidRPr="001D450F">
        <w:rPr>
          <w:sz w:val="24"/>
        </w:rPr>
        <w:t>7</w:t>
      </w:r>
      <w:r w:rsidRPr="001D450F">
        <w:rPr>
          <w:rFonts w:hint="eastAsia"/>
          <w:sz w:val="24"/>
        </w:rPr>
        <w:t>。阳性组额叶的</w:t>
      </w:r>
      <w:r w:rsidRPr="001D450F">
        <w:rPr>
          <w:sz w:val="24"/>
        </w:rPr>
        <w:t>VI</w:t>
      </w:r>
      <w:r w:rsidRPr="001D450F">
        <w:rPr>
          <w:rFonts w:hint="eastAsia"/>
          <w:sz w:val="24"/>
        </w:rPr>
        <w:t>均值±标准差为</w:t>
      </w:r>
      <w:r w:rsidRPr="001D450F">
        <w:rPr>
          <w:sz w:val="24"/>
        </w:rPr>
        <w:t>1.39</w:t>
      </w:r>
      <w:r w:rsidRPr="001D450F">
        <w:rPr>
          <w:rFonts w:hint="eastAsia"/>
          <w:sz w:val="24"/>
        </w:rPr>
        <w:t>±</w:t>
      </w:r>
      <w:r w:rsidRPr="001D450F">
        <w:rPr>
          <w:sz w:val="24"/>
        </w:rPr>
        <w:t>0.42</w:t>
      </w:r>
      <w:r w:rsidRPr="001D450F">
        <w:rPr>
          <w:rFonts w:hint="eastAsia"/>
          <w:sz w:val="24"/>
        </w:rPr>
        <w:t>，阴性组为</w:t>
      </w:r>
      <w:r w:rsidRPr="001D450F">
        <w:rPr>
          <w:sz w:val="24"/>
        </w:rPr>
        <w:t>1.12</w:t>
      </w:r>
      <w:r w:rsidRPr="001D450F">
        <w:rPr>
          <w:rFonts w:hint="eastAsia"/>
          <w:sz w:val="24"/>
        </w:rPr>
        <w:t>±</w:t>
      </w:r>
      <w:r w:rsidRPr="001D450F">
        <w:rPr>
          <w:sz w:val="24"/>
        </w:rPr>
        <w:t>0.08</w:t>
      </w:r>
      <w:r w:rsidRPr="001D450F">
        <w:rPr>
          <w:rFonts w:hint="eastAsia"/>
          <w:sz w:val="24"/>
        </w:rPr>
        <w:t>。</w:t>
      </w:r>
    </w:p>
    <w:p w14:paraId="28243416" w14:textId="77777777" w:rsidR="00BB5948" w:rsidRPr="001D450F" w:rsidRDefault="00BB5948" w:rsidP="00BB5948">
      <w:pPr>
        <w:keepNext/>
        <w:spacing w:line="360" w:lineRule="auto"/>
        <w:jc w:val="center"/>
      </w:pPr>
      <w:r w:rsidRPr="001D450F">
        <w:rPr>
          <w:rFonts w:hint="eastAsia"/>
          <w:noProof/>
          <w:sz w:val="24"/>
        </w:rPr>
        <w:drawing>
          <wp:inline distT="0" distB="0" distL="0" distR="0" wp14:anchorId="2A1CE414" wp14:editId="31668A1D">
            <wp:extent cx="3509645" cy="26866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9645" cy="2686685"/>
                    </a:xfrm>
                    <a:prstGeom prst="rect">
                      <a:avLst/>
                    </a:prstGeom>
                    <a:noFill/>
                    <a:ln>
                      <a:noFill/>
                    </a:ln>
                  </pic:spPr>
                </pic:pic>
              </a:graphicData>
            </a:graphic>
          </wp:inline>
        </w:drawing>
      </w:r>
    </w:p>
    <w:p w14:paraId="0FEF0676" w14:textId="77777777" w:rsidR="00BB5948" w:rsidRPr="001D450F" w:rsidRDefault="00BB5948" w:rsidP="00BB5948">
      <w:pPr>
        <w:pStyle w:val="ad"/>
        <w:spacing w:line="400" w:lineRule="exact"/>
        <w:jc w:val="center"/>
        <w:rPr>
          <w:rStyle w:val="a4"/>
          <w:rFonts w:ascii="Times New Roman" w:eastAsia="宋体" w:hAnsi="Times New Roman"/>
          <w:b w:val="0"/>
          <w:sz w:val="24"/>
          <w:szCs w:val="24"/>
        </w:rPr>
      </w:pPr>
      <w:r w:rsidRPr="001D450F">
        <w:rPr>
          <w:rFonts w:ascii="Times New Roman" w:eastAsia="宋体" w:hAnsi="Times New Roman" w:hint="eastAsia"/>
          <w:sz w:val="24"/>
        </w:rPr>
        <w:t>图</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8</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Style w:val="a4"/>
          <w:rFonts w:ascii="Times New Roman" w:eastAsia="宋体" w:hAnsi="Times New Roman" w:hint="eastAsia"/>
          <w:b w:val="0"/>
          <w:sz w:val="24"/>
          <w:szCs w:val="24"/>
        </w:rPr>
        <w:t>在顶叶放射性（</w:t>
      </w:r>
      <w:r w:rsidRPr="001D450F">
        <w:rPr>
          <w:rStyle w:val="a4"/>
          <w:rFonts w:ascii="Times New Roman" w:eastAsia="宋体" w:hAnsi="Times New Roman"/>
          <w:b w:val="0"/>
          <w:sz w:val="24"/>
          <w:szCs w:val="24"/>
        </w:rPr>
        <w:t>VI</w:t>
      </w:r>
      <w:r w:rsidRPr="001D450F">
        <w:rPr>
          <w:rStyle w:val="a4"/>
          <w:rFonts w:ascii="Times New Roman" w:eastAsia="宋体" w:hAnsi="Times New Roman" w:hint="eastAsia"/>
          <w:b w:val="0"/>
          <w:sz w:val="24"/>
          <w:szCs w:val="24"/>
        </w:rPr>
        <w:t>）均数比较</w:t>
      </w:r>
    </w:p>
    <w:p w14:paraId="5FD7A7DE" w14:textId="77777777" w:rsidR="00BB5948" w:rsidRPr="001D450F" w:rsidRDefault="00BB5948" w:rsidP="00BB5948">
      <w:pPr>
        <w:spacing w:line="400" w:lineRule="exact"/>
        <w:ind w:firstLineChars="200" w:firstLine="480"/>
        <w:rPr>
          <w:sz w:val="24"/>
        </w:rPr>
      </w:pPr>
      <w:r w:rsidRPr="001D450F">
        <w:rPr>
          <w:rFonts w:hint="eastAsia"/>
          <w:sz w:val="24"/>
        </w:rPr>
        <w:t>将顶叶</w:t>
      </w:r>
      <w:r w:rsidRPr="001D450F">
        <w:rPr>
          <w:sz w:val="24"/>
        </w:rPr>
        <w:t>-</w:t>
      </w:r>
      <w:r w:rsidRPr="001D450F">
        <w:rPr>
          <w:rFonts w:hint="eastAsia"/>
          <w:sz w:val="24"/>
        </w:rPr>
        <w:t>中央后回、顶叶</w:t>
      </w:r>
      <w:r w:rsidRPr="001D450F">
        <w:rPr>
          <w:sz w:val="24"/>
        </w:rPr>
        <w:t>-</w:t>
      </w:r>
      <w:r w:rsidRPr="001D450F">
        <w:rPr>
          <w:rFonts w:hint="eastAsia"/>
          <w:sz w:val="24"/>
        </w:rPr>
        <w:t>顶上回和顶叶余下部分的均值估算为顶叶，并进行阳性组和阴性组的</w:t>
      </w:r>
      <w:r w:rsidRPr="001D450F">
        <w:rPr>
          <w:sz w:val="24"/>
        </w:rPr>
        <w:t>VI</w:t>
      </w:r>
      <w:r w:rsidRPr="001D450F">
        <w:rPr>
          <w:rFonts w:hint="eastAsia"/>
          <w:sz w:val="24"/>
        </w:rPr>
        <w:t>均值比较，阳性组高于阴性组，见图</w:t>
      </w:r>
      <w:r w:rsidRPr="001D450F">
        <w:rPr>
          <w:sz w:val="24"/>
        </w:rPr>
        <w:t>8</w:t>
      </w:r>
      <w:r w:rsidRPr="001D450F">
        <w:rPr>
          <w:rFonts w:hint="eastAsia"/>
          <w:sz w:val="24"/>
        </w:rPr>
        <w:t>。阳性组</w:t>
      </w:r>
      <w:r w:rsidRPr="001D450F">
        <w:rPr>
          <w:sz w:val="24"/>
        </w:rPr>
        <w:t>VI</w:t>
      </w:r>
      <w:r w:rsidRPr="001D450F">
        <w:rPr>
          <w:rFonts w:hint="eastAsia"/>
          <w:sz w:val="24"/>
        </w:rPr>
        <w:t>（均值±标准差）为</w:t>
      </w:r>
      <w:r w:rsidRPr="001D450F">
        <w:rPr>
          <w:sz w:val="24"/>
        </w:rPr>
        <w:t>1.36</w:t>
      </w:r>
      <w:r w:rsidRPr="001D450F">
        <w:rPr>
          <w:rFonts w:hint="eastAsia"/>
          <w:sz w:val="24"/>
        </w:rPr>
        <w:t>±</w:t>
      </w:r>
      <w:r w:rsidRPr="001D450F">
        <w:rPr>
          <w:sz w:val="24"/>
        </w:rPr>
        <w:t>0.41</w:t>
      </w:r>
      <w:r w:rsidRPr="001D450F">
        <w:rPr>
          <w:rFonts w:hint="eastAsia"/>
          <w:sz w:val="24"/>
        </w:rPr>
        <w:t>，阴性组</w:t>
      </w:r>
      <w:r w:rsidRPr="001D450F">
        <w:rPr>
          <w:sz w:val="24"/>
        </w:rPr>
        <w:t>VI</w:t>
      </w:r>
      <w:r w:rsidRPr="001D450F">
        <w:rPr>
          <w:rFonts w:hint="eastAsia"/>
          <w:sz w:val="24"/>
        </w:rPr>
        <w:t>（均值±标准差）为</w:t>
      </w:r>
      <w:r w:rsidRPr="001D450F">
        <w:rPr>
          <w:sz w:val="24"/>
        </w:rPr>
        <w:t>1.07</w:t>
      </w:r>
      <w:r w:rsidRPr="001D450F">
        <w:rPr>
          <w:rFonts w:hint="eastAsia"/>
          <w:sz w:val="24"/>
        </w:rPr>
        <w:t>±</w:t>
      </w:r>
      <w:r w:rsidRPr="001D450F">
        <w:rPr>
          <w:sz w:val="24"/>
        </w:rPr>
        <w:t>0.04</w:t>
      </w:r>
      <w:r w:rsidRPr="001D450F">
        <w:rPr>
          <w:rFonts w:hint="eastAsia"/>
          <w:sz w:val="24"/>
        </w:rPr>
        <w:t>。</w:t>
      </w:r>
    </w:p>
    <w:p w14:paraId="6F4FE908" w14:textId="77777777" w:rsidR="00BB5948" w:rsidRPr="001D450F" w:rsidRDefault="00BB5948" w:rsidP="00BB5948">
      <w:pPr>
        <w:keepNext/>
        <w:spacing w:line="360" w:lineRule="auto"/>
        <w:jc w:val="center"/>
      </w:pPr>
      <w:r w:rsidRPr="001D450F">
        <w:rPr>
          <w:rFonts w:hint="eastAsia"/>
          <w:noProof/>
          <w:sz w:val="24"/>
        </w:rPr>
        <w:lastRenderedPageBreak/>
        <w:drawing>
          <wp:inline distT="0" distB="0" distL="0" distR="0" wp14:anchorId="45CD52E0" wp14:editId="70F13B21">
            <wp:extent cx="3467735" cy="3059430"/>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735" cy="3059430"/>
                    </a:xfrm>
                    <a:prstGeom prst="rect">
                      <a:avLst/>
                    </a:prstGeom>
                    <a:noFill/>
                    <a:ln>
                      <a:noFill/>
                    </a:ln>
                  </pic:spPr>
                </pic:pic>
              </a:graphicData>
            </a:graphic>
          </wp:inline>
        </w:drawing>
      </w:r>
    </w:p>
    <w:p w14:paraId="67ABBBA2" w14:textId="77777777" w:rsidR="00BB5948" w:rsidRPr="001D450F" w:rsidRDefault="00BB5948" w:rsidP="00BB5948">
      <w:pPr>
        <w:pStyle w:val="ad"/>
        <w:spacing w:line="400" w:lineRule="exact"/>
        <w:jc w:val="center"/>
        <w:rPr>
          <w:rStyle w:val="a4"/>
          <w:rFonts w:ascii="Times New Roman" w:eastAsia="宋体" w:hAnsi="Times New Roman"/>
          <w:b w:val="0"/>
          <w:sz w:val="24"/>
          <w:szCs w:val="24"/>
        </w:rPr>
      </w:pPr>
      <w:r w:rsidRPr="001D450F">
        <w:rPr>
          <w:rFonts w:ascii="Times New Roman" w:eastAsia="宋体" w:hAnsi="Times New Roman" w:hint="eastAsia"/>
          <w:sz w:val="24"/>
        </w:rPr>
        <w:t>图</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9</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Style w:val="a4"/>
          <w:rFonts w:ascii="Times New Roman" w:eastAsia="宋体" w:hAnsi="Times New Roman" w:hint="eastAsia"/>
          <w:b w:val="0"/>
          <w:sz w:val="24"/>
          <w:szCs w:val="24"/>
        </w:rPr>
        <w:t>在颞叶放射性（</w:t>
      </w:r>
      <w:r w:rsidRPr="001D450F">
        <w:rPr>
          <w:rStyle w:val="a4"/>
          <w:rFonts w:ascii="Times New Roman" w:eastAsia="宋体" w:hAnsi="Times New Roman"/>
          <w:b w:val="0"/>
          <w:sz w:val="24"/>
          <w:szCs w:val="24"/>
        </w:rPr>
        <w:t>VI</w:t>
      </w:r>
      <w:r w:rsidRPr="001D450F">
        <w:rPr>
          <w:rStyle w:val="a4"/>
          <w:rFonts w:ascii="Times New Roman" w:eastAsia="宋体" w:hAnsi="Times New Roman" w:hint="eastAsia"/>
          <w:b w:val="0"/>
          <w:sz w:val="24"/>
          <w:szCs w:val="24"/>
        </w:rPr>
        <w:t>）均数比较</w:t>
      </w:r>
    </w:p>
    <w:p w14:paraId="424A2D10" w14:textId="77777777" w:rsidR="00BB5948" w:rsidRPr="001D450F" w:rsidRDefault="00BB5948" w:rsidP="00BB5948">
      <w:pPr>
        <w:spacing w:line="400" w:lineRule="exact"/>
        <w:ind w:firstLineChars="200" w:firstLine="480"/>
        <w:rPr>
          <w:sz w:val="24"/>
        </w:rPr>
      </w:pPr>
      <w:r w:rsidRPr="001D450F">
        <w:rPr>
          <w:rFonts w:hint="eastAsia"/>
          <w:sz w:val="24"/>
        </w:rPr>
        <w:t>将颞叶前部</w:t>
      </w:r>
      <w:r w:rsidRPr="001D450F">
        <w:rPr>
          <w:sz w:val="24"/>
        </w:rPr>
        <w:t>-</w:t>
      </w:r>
      <w:r w:rsidRPr="001D450F">
        <w:rPr>
          <w:rFonts w:hint="eastAsia"/>
          <w:sz w:val="24"/>
        </w:rPr>
        <w:t>内侧部、颞叶前部</w:t>
      </w:r>
      <w:r w:rsidRPr="001D450F">
        <w:rPr>
          <w:sz w:val="24"/>
        </w:rPr>
        <w:t>-</w:t>
      </w:r>
      <w:r w:rsidRPr="001D450F">
        <w:rPr>
          <w:rFonts w:hint="eastAsia"/>
          <w:sz w:val="24"/>
        </w:rPr>
        <w:t>下部</w:t>
      </w:r>
      <w:r w:rsidRPr="001D450F">
        <w:rPr>
          <w:sz w:val="24"/>
        </w:rPr>
        <w:t>-</w:t>
      </w:r>
      <w:r w:rsidRPr="001D450F">
        <w:rPr>
          <w:rFonts w:hint="eastAsia"/>
          <w:sz w:val="24"/>
        </w:rPr>
        <w:t>外侧部、海马旁回、颞上回后部、颞中回和颞下回、梭状回、颞后回、颞上回前部的</w:t>
      </w:r>
      <w:r w:rsidRPr="001D450F">
        <w:rPr>
          <w:sz w:val="24"/>
        </w:rPr>
        <w:t>VI</w:t>
      </w:r>
      <w:r w:rsidRPr="001D450F">
        <w:rPr>
          <w:rFonts w:hint="eastAsia"/>
          <w:sz w:val="24"/>
        </w:rPr>
        <w:t>均值估算为颞叶，阳性组和阴性组进行比较，阳性组</w:t>
      </w:r>
      <w:r w:rsidRPr="001D450F">
        <w:rPr>
          <w:sz w:val="24"/>
        </w:rPr>
        <w:t>VI</w:t>
      </w:r>
      <w:r w:rsidRPr="001D450F">
        <w:rPr>
          <w:rFonts w:hint="eastAsia"/>
          <w:sz w:val="24"/>
        </w:rPr>
        <w:t>均值高于阴性组</w:t>
      </w:r>
      <w:r w:rsidRPr="001D450F">
        <w:rPr>
          <w:sz w:val="24"/>
        </w:rPr>
        <w:t>VI</w:t>
      </w:r>
      <w:r w:rsidRPr="001D450F">
        <w:rPr>
          <w:rFonts w:hint="eastAsia"/>
          <w:sz w:val="24"/>
        </w:rPr>
        <w:t>均值，见图</w:t>
      </w:r>
      <w:r w:rsidRPr="001D450F">
        <w:rPr>
          <w:sz w:val="24"/>
        </w:rPr>
        <w:t>9</w:t>
      </w:r>
      <w:r w:rsidRPr="001D450F">
        <w:rPr>
          <w:rFonts w:hint="eastAsia"/>
          <w:sz w:val="24"/>
        </w:rPr>
        <w:t>。阳性组</w:t>
      </w:r>
      <w:r w:rsidRPr="001D450F">
        <w:rPr>
          <w:sz w:val="24"/>
        </w:rPr>
        <w:t>VI</w:t>
      </w:r>
      <w:r w:rsidRPr="001D450F">
        <w:rPr>
          <w:rFonts w:hint="eastAsia"/>
          <w:sz w:val="24"/>
        </w:rPr>
        <w:t>（均值±标准差）为</w:t>
      </w:r>
      <w:r w:rsidRPr="001D450F">
        <w:rPr>
          <w:sz w:val="24"/>
        </w:rPr>
        <w:t>1.24</w:t>
      </w:r>
      <w:r w:rsidRPr="001D450F">
        <w:rPr>
          <w:rFonts w:hint="eastAsia"/>
          <w:sz w:val="24"/>
        </w:rPr>
        <w:t>±</w:t>
      </w:r>
      <w:r w:rsidRPr="001D450F">
        <w:rPr>
          <w:sz w:val="24"/>
        </w:rPr>
        <w:t>0.34</w:t>
      </w:r>
      <w:r w:rsidRPr="001D450F">
        <w:rPr>
          <w:rFonts w:hint="eastAsia"/>
          <w:sz w:val="24"/>
        </w:rPr>
        <w:t>，阴性组</w:t>
      </w:r>
      <w:r w:rsidRPr="001D450F">
        <w:rPr>
          <w:sz w:val="24"/>
        </w:rPr>
        <w:t>VI</w:t>
      </w:r>
      <w:r w:rsidRPr="001D450F">
        <w:rPr>
          <w:rFonts w:hint="eastAsia"/>
          <w:sz w:val="24"/>
        </w:rPr>
        <w:t>（均值±标准差）为</w:t>
      </w:r>
      <w:r w:rsidRPr="001D450F">
        <w:rPr>
          <w:sz w:val="24"/>
        </w:rPr>
        <w:t>1.05</w:t>
      </w:r>
      <w:r w:rsidRPr="001D450F">
        <w:rPr>
          <w:rFonts w:hint="eastAsia"/>
          <w:sz w:val="24"/>
        </w:rPr>
        <w:t>±</w:t>
      </w:r>
      <w:r w:rsidRPr="001D450F">
        <w:rPr>
          <w:sz w:val="24"/>
        </w:rPr>
        <w:t>0.09</w:t>
      </w:r>
      <w:r w:rsidRPr="001D450F">
        <w:rPr>
          <w:rFonts w:hint="eastAsia"/>
          <w:sz w:val="24"/>
        </w:rPr>
        <w:t>。</w:t>
      </w:r>
    </w:p>
    <w:p w14:paraId="32AF9847" w14:textId="77777777" w:rsidR="00BB5948" w:rsidRPr="001D450F" w:rsidRDefault="00BB5948" w:rsidP="00BB5948">
      <w:pPr>
        <w:keepNext/>
        <w:spacing w:line="360" w:lineRule="auto"/>
        <w:jc w:val="center"/>
      </w:pPr>
      <w:r w:rsidRPr="001D450F">
        <w:rPr>
          <w:rFonts w:hint="eastAsia"/>
          <w:noProof/>
          <w:sz w:val="24"/>
        </w:rPr>
        <w:drawing>
          <wp:inline distT="0" distB="0" distL="0" distR="0" wp14:anchorId="7176666F" wp14:editId="66449D7E">
            <wp:extent cx="3235325" cy="2750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5325" cy="2750185"/>
                    </a:xfrm>
                    <a:prstGeom prst="rect">
                      <a:avLst/>
                    </a:prstGeom>
                    <a:noFill/>
                    <a:ln>
                      <a:noFill/>
                    </a:ln>
                  </pic:spPr>
                </pic:pic>
              </a:graphicData>
            </a:graphic>
          </wp:inline>
        </w:drawing>
      </w:r>
    </w:p>
    <w:p w14:paraId="1571B0FD" w14:textId="77777777" w:rsidR="00BB5948" w:rsidRPr="001D450F" w:rsidRDefault="00BB5948" w:rsidP="00BB5948">
      <w:pPr>
        <w:pStyle w:val="ad"/>
        <w:jc w:val="center"/>
        <w:rPr>
          <w:rStyle w:val="a4"/>
          <w:rFonts w:ascii="Times New Roman" w:eastAsia="宋体" w:hAnsi="Times New Roman"/>
          <w:b w:val="0"/>
          <w:sz w:val="24"/>
          <w:szCs w:val="24"/>
        </w:rPr>
      </w:pPr>
      <w:r w:rsidRPr="001D450F">
        <w:rPr>
          <w:rFonts w:ascii="Times New Roman" w:eastAsia="宋体" w:hAnsi="Times New Roman" w:hint="eastAsia"/>
          <w:sz w:val="24"/>
        </w:rPr>
        <w:t>图</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10</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Style w:val="a4"/>
          <w:rFonts w:ascii="Times New Roman" w:eastAsia="宋体" w:hAnsi="Times New Roman" w:hint="eastAsia"/>
          <w:b w:val="0"/>
          <w:sz w:val="24"/>
          <w:szCs w:val="24"/>
        </w:rPr>
        <w:t>在枕叶放射性（</w:t>
      </w:r>
      <w:r w:rsidRPr="001D450F">
        <w:rPr>
          <w:rStyle w:val="a4"/>
          <w:rFonts w:ascii="Times New Roman" w:eastAsia="宋体" w:hAnsi="Times New Roman"/>
          <w:b w:val="0"/>
          <w:sz w:val="24"/>
          <w:szCs w:val="24"/>
        </w:rPr>
        <w:t>VI</w:t>
      </w:r>
      <w:r w:rsidRPr="001D450F">
        <w:rPr>
          <w:rStyle w:val="a4"/>
          <w:rFonts w:ascii="Times New Roman" w:eastAsia="宋体" w:hAnsi="Times New Roman" w:hint="eastAsia"/>
          <w:b w:val="0"/>
          <w:sz w:val="24"/>
          <w:szCs w:val="24"/>
        </w:rPr>
        <w:t>）均数比较</w:t>
      </w:r>
    </w:p>
    <w:p w14:paraId="459FA18B" w14:textId="77777777" w:rsidR="00BB5948" w:rsidRPr="001D450F" w:rsidRDefault="00BB5948" w:rsidP="00BB5948">
      <w:pPr>
        <w:spacing w:line="400" w:lineRule="exact"/>
        <w:ind w:firstLineChars="200" w:firstLine="480"/>
        <w:rPr>
          <w:sz w:val="24"/>
        </w:rPr>
      </w:pPr>
      <w:r w:rsidRPr="001D450F">
        <w:rPr>
          <w:rFonts w:hint="eastAsia"/>
          <w:sz w:val="24"/>
        </w:rPr>
        <w:t>将枕叶</w:t>
      </w:r>
      <w:r w:rsidRPr="001D450F">
        <w:rPr>
          <w:sz w:val="24"/>
        </w:rPr>
        <w:t>-</w:t>
      </w:r>
      <w:r w:rsidRPr="001D450F">
        <w:rPr>
          <w:rFonts w:hint="eastAsia"/>
          <w:sz w:val="24"/>
        </w:rPr>
        <w:t>舌回和枕叶余下部分估算为枕叶，将阳性组和阴性组的</w:t>
      </w:r>
      <w:r w:rsidRPr="001D450F">
        <w:rPr>
          <w:sz w:val="24"/>
        </w:rPr>
        <w:t>VI</w:t>
      </w:r>
      <w:r w:rsidRPr="001D450F">
        <w:rPr>
          <w:rFonts w:hint="eastAsia"/>
          <w:sz w:val="24"/>
        </w:rPr>
        <w:t>均值进行比较，阳性组</w:t>
      </w:r>
      <w:r w:rsidRPr="001D450F">
        <w:rPr>
          <w:sz w:val="24"/>
        </w:rPr>
        <w:t>VI</w:t>
      </w:r>
      <w:r w:rsidRPr="001D450F">
        <w:rPr>
          <w:rFonts w:hint="eastAsia"/>
          <w:sz w:val="24"/>
        </w:rPr>
        <w:t>高于阴性组，见图</w:t>
      </w:r>
      <w:r w:rsidRPr="001D450F">
        <w:rPr>
          <w:sz w:val="24"/>
        </w:rPr>
        <w:t>10</w:t>
      </w:r>
      <w:r w:rsidRPr="001D450F">
        <w:rPr>
          <w:rFonts w:hint="eastAsia"/>
          <w:sz w:val="24"/>
        </w:rPr>
        <w:t>。阳性组</w:t>
      </w:r>
      <w:r w:rsidRPr="001D450F">
        <w:rPr>
          <w:sz w:val="24"/>
        </w:rPr>
        <w:t>VI</w:t>
      </w:r>
      <w:r w:rsidRPr="001D450F">
        <w:rPr>
          <w:rFonts w:hint="eastAsia"/>
          <w:sz w:val="24"/>
        </w:rPr>
        <w:t>（均值±标准差为）</w:t>
      </w:r>
      <w:r w:rsidRPr="001D450F">
        <w:rPr>
          <w:sz w:val="24"/>
        </w:rPr>
        <w:t>1.25</w:t>
      </w:r>
      <w:r w:rsidRPr="001D450F">
        <w:rPr>
          <w:rFonts w:hint="eastAsia"/>
          <w:sz w:val="24"/>
        </w:rPr>
        <w:t>±</w:t>
      </w:r>
      <w:r w:rsidRPr="001D450F">
        <w:rPr>
          <w:sz w:val="24"/>
        </w:rPr>
        <w:t>0.32</w:t>
      </w:r>
      <w:r w:rsidRPr="001D450F">
        <w:rPr>
          <w:rFonts w:hint="eastAsia"/>
          <w:sz w:val="24"/>
        </w:rPr>
        <w:t>，阴性组</w:t>
      </w:r>
      <w:r w:rsidRPr="001D450F">
        <w:rPr>
          <w:sz w:val="24"/>
        </w:rPr>
        <w:t>VI</w:t>
      </w:r>
      <w:r w:rsidRPr="001D450F">
        <w:rPr>
          <w:rFonts w:hint="eastAsia"/>
          <w:sz w:val="24"/>
        </w:rPr>
        <w:t>（均值±标准差）为</w:t>
      </w:r>
      <w:r w:rsidRPr="001D450F">
        <w:rPr>
          <w:sz w:val="24"/>
        </w:rPr>
        <w:t>1.07</w:t>
      </w:r>
      <w:r w:rsidRPr="001D450F">
        <w:rPr>
          <w:rFonts w:hint="eastAsia"/>
          <w:sz w:val="24"/>
        </w:rPr>
        <w:t>±</w:t>
      </w:r>
      <w:r w:rsidRPr="001D450F">
        <w:rPr>
          <w:sz w:val="24"/>
        </w:rPr>
        <w:t>0.06</w:t>
      </w:r>
      <w:r w:rsidRPr="001D450F">
        <w:rPr>
          <w:rFonts w:hint="eastAsia"/>
          <w:sz w:val="24"/>
        </w:rPr>
        <w:t>。</w:t>
      </w:r>
    </w:p>
    <w:p w14:paraId="18051DDA" w14:textId="77777777" w:rsidR="00BB5948" w:rsidRPr="001D450F" w:rsidRDefault="00BB5948" w:rsidP="00BB5948">
      <w:pPr>
        <w:keepNext/>
        <w:spacing w:line="360" w:lineRule="auto"/>
        <w:jc w:val="center"/>
      </w:pPr>
      <w:r w:rsidRPr="001D450F">
        <w:rPr>
          <w:rFonts w:hint="eastAsia"/>
          <w:noProof/>
          <w:sz w:val="24"/>
        </w:rPr>
        <w:lastRenderedPageBreak/>
        <w:drawing>
          <wp:inline distT="0" distB="0" distL="0" distR="0" wp14:anchorId="715ADDA3" wp14:editId="45F5A183">
            <wp:extent cx="3235325" cy="27851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5325" cy="2785110"/>
                    </a:xfrm>
                    <a:prstGeom prst="rect">
                      <a:avLst/>
                    </a:prstGeom>
                    <a:noFill/>
                    <a:ln>
                      <a:noFill/>
                    </a:ln>
                  </pic:spPr>
                </pic:pic>
              </a:graphicData>
            </a:graphic>
          </wp:inline>
        </w:drawing>
      </w:r>
    </w:p>
    <w:p w14:paraId="1756EB32" w14:textId="77777777" w:rsidR="00BB5948" w:rsidRPr="001D450F" w:rsidRDefault="00BB5948" w:rsidP="00BB5948">
      <w:pPr>
        <w:pStyle w:val="ad"/>
        <w:spacing w:line="400" w:lineRule="exact"/>
        <w:jc w:val="center"/>
        <w:rPr>
          <w:rStyle w:val="a4"/>
          <w:rFonts w:ascii="Times New Roman" w:eastAsia="宋体" w:hAnsi="Times New Roman"/>
          <w:b w:val="0"/>
          <w:sz w:val="24"/>
          <w:szCs w:val="24"/>
        </w:rPr>
      </w:pPr>
      <w:r w:rsidRPr="001D450F">
        <w:rPr>
          <w:rFonts w:ascii="Times New Roman" w:eastAsia="宋体" w:hAnsi="Times New Roman" w:hint="eastAsia"/>
          <w:sz w:val="24"/>
        </w:rPr>
        <w:t>图</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11</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Style w:val="a4"/>
          <w:rFonts w:ascii="Times New Roman" w:eastAsia="宋体" w:hAnsi="Times New Roman" w:hint="eastAsia"/>
          <w:b w:val="0"/>
          <w:sz w:val="24"/>
          <w:szCs w:val="24"/>
        </w:rPr>
        <w:t>在楔叶放射性（</w:t>
      </w:r>
      <w:r w:rsidRPr="001D450F">
        <w:rPr>
          <w:rStyle w:val="a4"/>
          <w:rFonts w:ascii="Times New Roman" w:eastAsia="宋体" w:hAnsi="Times New Roman"/>
          <w:b w:val="0"/>
          <w:sz w:val="24"/>
          <w:szCs w:val="24"/>
        </w:rPr>
        <w:t>VI</w:t>
      </w:r>
      <w:r w:rsidRPr="001D450F">
        <w:rPr>
          <w:rStyle w:val="a4"/>
          <w:rFonts w:ascii="Times New Roman" w:eastAsia="宋体" w:hAnsi="Times New Roman" w:hint="eastAsia"/>
          <w:b w:val="0"/>
          <w:sz w:val="24"/>
          <w:szCs w:val="24"/>
        </w:rPr>
        <w:t>）均数比较</w:t>
      </w:r>
    </w:p>
    <w:p w14:paraId="7C899D13" w14:textId="77777777" w:rsidR="00BB5948" w:rsidRPr="001D450F" w:rsidRDefault="00BB5948" w:rsidP="00BB5948">
      <w:pPr>
        <w:spacing w:line="400" w:lineRule="exact"/>
        <w:ind w:firstLineChars="200" w:firstLine="480"/>
        <w:rPr>
          <w:sz w:val="24"/>
        </w:rPr>
      </w:pPr>
      <w:r w:rsidRPr="001D450F">
        <w:rPr>
          <w:rFonts w:hint="eastAsia"/>
          <w:sz w:val="24"/>
        </w:rPr>
        <w:t>楔叶的放射性分布阳性组稍高于阴性组，阳性组</w:t>
      </w:r>
      <w:r w:rsidRPr="001D450F">
        <w:rPr>
          <w:sz w:val="24"/>
        </w:rPr>
        <w:t>VI</w:t>
      </w:r>
      <w:r w:rsidRPr="001D450F">
        <w:rPr>
          <w:rFonts w:hint="eastAsia"/>
          <w:sz w:val="24"/>
        </w:rPr>
        <w:t>（均值±标准差）为</w:t>
      </w:r>
      <w:r w:rsidRPr="001D450F">
        <w:rPr>
          <w:sz w:val="24"/>
        </w:rPr>
        <w:t>1.26</w:t>
      </w:r>
      <w:r w:rsidRPr="001D450F">
        <w:rPr>
          <w:rFonts w:hint="eastAsia"/>
          <w:sz w:val="24"/>
        </w:rPr>
        <w:t>±</w:t>
      </w:r>
      <w:r w:rsidRPr="001D450F">
        <w:rPr>
          <w:sz w:val="24"/>
        </w:rPr>
        <w:t>0.26</w:t>
      </w:r>
      <w:r w:rsidRPr="001D450F">
        <w:rPr>
          <w:rFonts w:hint="eastAsia"/>
          <w:sz w:val="24"/>
        </w:rPr>
        <w:t>，阴性组</w:t>
      </w:r>
      <w:r w:rsidRPr="001D450F">
        <w:rPr>
          <w:sz w:val="24"/>
        </w:rPr>
        <w:t>VI</w:t>
      </w:r>
      <w:r w:rsidRPr="001D450F">
        <w:rPr>
          <w:rFonts w:hint="eastAsia"/>
          <w:sz w:val="24"/>
        </w:rPr>
        <w:t>（均值±标准差）为</w:t>
      </w:r>
      <w:r w:rsidRPr="001D450F">
        <w:rPr>
          <w:sz w:val="24"/>
        </w:rPr>
        <w:t>1.10</w:t>
      </w:r>
      <w:r w:rsidRPr="001D450F">
        <w:rPr>
          <w:rFonts w:hint="eastAsia"/>
          <w:sz w:val="24"/>
        </w:rPr>
        <w:t>±</w:t>
      </w:r>
      <w:r w:rsidRPr="001D450F">
        <w:rPr>
          <w:sz w:val="24"/>
        </w:rPr>
        <w:t>0.06</w:t>
      </w:r>
      <w:r w:rsidRPr="001D450F">
        <w:rPr>
          <w:rFonts w:hint="eastAsia"/>
          <w:sz w:val="24"/>
        </w:rPr>
        <w:t>，见图</w:t>
      </w:r>
      <w:r w:rsidRPr="001D450F">
        <w:rPr>
          <w:sz w:val="24"/>
        </w:rPr>
        <w:t>11</w:t>
      </w:r>
      <w:r w:rsidRPr="001D450F">
        <w:rPr>
          <w:rFonts w:hint="eastAsia"/>
          <w:sz w:val="24"/>
        </w:rPr>
        <w:t>。</w:t>
      </w:r>
    </w:p>
    <w:p w14:paraId="465BDFC8" w14:textId="77777777" w:rsidR="00BB5948" w:rsidRPr="001D450F" w:rsidRDefault="00BB5948" w:rsidP="00BB5948">
      <w:pPr>
        <w:keepNext/>
        <w:spacing w:line="360" w:lineRule="auto"/>
        <w:jc w:val="center"/>
      </w:pPr>
      <w:r w:rsidRPr="001D450F">
        <w:rPr>
          <w:rFonts w:hint="eastAsia"/>
          <w:noProof/>
          <w:sz w:val="24"/>
        </w:rPr>
        <w:drawing>
          <wp:inline distT="0" distB="0" distL="0" distR="0" wp14:anchorId="7B41FC9F" wp14:editId="2D855E64">
            <wp:extent cx="3467735" cy="3200400"/>
            <wp:effectExtent l="0" t="0" r="1206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735" cy="3200400"/>
                    </a:xfrm>
                    <a:prstGeom prst="rect">
                      <a:avLst/>
                    </a:prstGeom>
                    <a:noFill/>
                    <a:ln>
                      <a:noFill/>
                    </a:ln>
                  </pic:spPr>
                </pic:pic>
              </a:graphicData>
            </a:graphic>
          </wp:inline>
        </w:drawing>
      </w:r>
    </w:p>
    <w:p w14:paraId="4DA4DB7D" w14:textId="77777777" w:rsidR="00BB5948" w:rsidRPr="001D450F" w:rsidRDefault="00BB5948" w:rsidP="00BB5948">
      <w:pPr>
        <w:pStyle w:val="ad"/>
        <w:spacing w:line="400" w:lineRule="exact"/>
        <w:jc w:val="center"/>
        <w:rPr>
          <w:rStyle w:val="a4"/>
          <w:rFonts w:ascii="Times New Roman" w:eastAsia="宋体" w:hAnsi="Times New Roman"/>
          <w:b w:val="0"/>
          <w:sz w:val="24"/>
          <w:szCs w:val="24"/>
        </w:rPr>
      </w:pPr>
      <w:r w:rsidRPr="001D450F">
        <w:rPr>
          <w:rFonts w:ascii="Times New Roman" w:eastAsia="宋体" w:hAnsi="Times New Roman" w:hint="eastAsia"/>
          <w:sz w:val="24"/>
        </w:rPr>
        <w:t>图</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12</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Style w:val="a4"/>
          <w:rFonts w:ascii="Times New Roman" w:eastAsia="宋体" w:hAnsi="Times New Roman" w:hint="eastAsia"/>
          <w:b w:val="0"/>
          <w:sz w:val="24"/>
          <w:szCs w:val="24"/>
        </w:rPr>
        <w:t>在海马放射性（</w:t>
      </w:r>
      <w:r w:rsidRPr="001D450F">
        <w:rPr>
          <w:rStyle w:val="a4"/>
          <w:rFonts w:ascii="Times New Roman" w:eastAsia="宋体" w:hAnsi="Times New Roman"/>
          <w:b w:val="0"/>
          <w:sz w:val="24"/>
          <w:szCs w:val="24"/>
        </w:rPr>
        <w:t>VI</w:t>
      </w:r>
      <w:r w:rsidRPr="001D450F">
        <w:rPr>
          <w:rStyle w:val="a4"/>
          <w:rFonts w:ascii="Times New Roman" w:eastAsia="宋体" w:hAnsi="Times New Roman" w:hint="eastAsia"/>
          <w:b w:val="0"/>
          <w:sz w:val="24"/>
          <w:szCs w:val="24"/>
        </w:rPr>
        <w:t>）均数比较</w:t>
      </w:r>
    </w:p>
    <w:p w14:paraId="48853076" w14:textId="77777777" w:rsidR="00BB5948" w:rsidRPr="001D450F" w:rsidRDefault="00BB5948" w:rsidP="00BB5948">
      <w:pPr>
        <w:spacing w:line="400" w:lineRule="exact"/>
        <w:ind w:firstLineChars="200" w:firstLine="480"/>
        <w:rPr>
          <w:sz w:val="24"/>
        </w:rPr>
      </w:pPr>
      <w:r w:rsidRPr="001D450F">
        <w:rPr>
          <w:rFonts w:hint="eastAsia"/>
          <w:sz w:val="24"/>
        </w:rPr>
        <w:t>海马</w:t>
      </w:r>
      <w:r w:rsidRPr="001D450F">
        <w:rPr>
          <w:sz w:val="24"/>
        </w:rPr>
        <w:t>VI</w:t>
      </w:r>
      <w:r w:rsidRPr="001D450F">
        <w:rPr>
          <w:rFonts w:hint="eastAsia"/>
          <w:sz w:val="24"/>
        </w:rPr>
        <w:t>（均值±标准差）为</w:t>
      </w:r>
      <w:r w:rsidRPr="001D450F">
        <w:rPr>
          <w:sz w:val="24"/>
        </w:rPr>
        <w:t>1.19</w:t>
      </w:r>
      <w:r w:rsidRPr="001D450F">
        <w:rPr>
          <w:rFonts w:hint="eastAsia"/>
          <w:sz w:val="24"/>
        </w:rPr>
        <w:t>±</w:t>
      </w:r>
      <w:r w:rsidRPr="001D450F">
        <w:rPr>
          <w:sz w:val="24"/>
        </w:rPr>
        <w:t>0.18</w:t>
      </w:r>
      <w:r w:rsidRPr="001D450F">
        <w:rPr>
          <w:rFonts w:hint="eastAsia"/>
          <w:sz w:val="24"/>
        </w:rPr>
        <w:t>，阴性组</w:t>
      </w:r>
      <w:r w:rsidRPr="001D450F">
        <w:rPr>
          <w:sz w:val="24"/>
        </w:rPr>
        <w:t>VI</w:t>
      </w:r>
      <w:r w:rsidRPr="001D450F">
        <w:rPr>
          <w:rFonts w:hint="eastAsia"/>
          <w:sz w:val="24"/>
        </w:rPr>
        <w:t>（均值±标准差）为</w:t>
      </w:r>
      <w:r w:rsidRPr="001D450F">
        <w:rPr>
          <w:sz w:val="24"/>
        </w:rPr>
        <w:t>1.16</w:t>
      </w:r>
      <w:r w:rsidRPr="001D450F">
        <w:rPr>
          <w:rFonts w:hint="eastAsia"/>
          <w:sz w:val="24"/>
        </w:rPr>
        <w:t>±</w:t>
      </w:r>
      <w:r w:rsidRPr="001D450F">
        <w:rPr>
          <w:sz w:val="24"/>
        </w:rPr>
        <w:t>0.09</w:t>
      </w:r>
      <w:r w:rsidRPr="001D450F">
        <w:rPr>
          <w:rFonts w:hint="eastAsia"/>
          <w:sz w:val="24"/>
        </w:rPr>
        <w:t>，</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C]PIB</w:t>
      </w:r>
      <w:r w:rsidRPr="001D450F">
        <w:rPr>
          <w:rFonts w:hint="eastAsia"/>
          <w:sz w:val="24"/>
        </w:rPr>
        <w:t>在海马区域的沉积在阳性组和阴性组相差不甚明显，见图</w:t>
      </w:r>
      <w:r w:rsidRPr="001D450F">
        <w:rPr>
          <w:sz w:val="24"/>
        </w:rPr>
        <w:t>12</w:t>
      </w:r>
      <w:r w:rsidRPr="001D450F">
        <w:rPr>
          <w:rFonts w:hint="eastAsia"/>
          <w:sz w:val="24"/>
        </w:rPr>
        <w:t>。</w:t>
      </w:r>
    </w:p>
    <w:p w14:paraId="38A107D8" w14:textId="77777777" w:rsidR="00BB5948" w:rsidRPr="001D450F" w:rsidRDefault="00BB5948" w:rsidP="00BB5948">
      <w:pPr>
        <w:keepNext/>
        <w:spacing w:line="360" w:lineRule="auto"/>
        <w:jc w:val="center"/>
      </w:pPr>
      <w:r w:rsidRPr="001D450F">
        <w:rPr>
          <w:rFonts w:hint="eastAsia"/>
          <w:noProof/>
          <w:sz w:val="24"/>
        </w:rPr>
        <w:lastRenderedPageBreak/>
        <w:drawing>
          <wp:inline distT="0" distB="0" distL="0" distR="0" wp14:anchorId="7082FB44" wp14:editId="6BEE50D8">
            <wp:extent cx="3580130" cy="3341370"/>
            <wp:effectExtent l="0" t="0" r="127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0130" cy="3341370"/>
                    </a:xfrm>
                    <a:prstGeom prst="rect">
                      <a:avLst/>
                    </a:prstGeom>
                    <a:noFill/>
                    <a:ln>
                      <a:noFill/>
                    </a:ln>
                  </pic:spPr>
                </pic:pic>
              </a:graphicData>
            </a:graphic>
          </wp:inline>
        </w:drawing>
      </w:r>
    </w:p>
    <w:p w14:paraId="14B6AF4E" w14:textId="77777777" w:rsidR="00BB5948" w:rsidRPr="001D450F" w:rsidRDefault="00BB5948" w:rsidP="00BB5948">
      <w:pPr>
        <w:pStyle w:val="ad"/>
        <w:spacing w:line="400" w:lineRule="exact"/>
        <w:jc w:val="center"/>
        <w:rPr>
          <w:rStyle w:val="a4"/>
          <w:rFonts w:ascii="Times New Roman" w:eastAsia="宋体" w:hAnsi="Times New Roman"/>
          <w:b w:val="0"/>
          <w:sz w:val="24"/>
          <w:szCs w:val="24"/>
        </w:rPr>
      </w:pPr>
      <w:r w:rsidRPr="001D450F">
        <w:rPr>
          <w:rFonts w:ascii="Times New Roman" w:eastAsia="宋体" w:hAnsi="Times New Roman" w:hint="eastAsia"/>
          <w:sz w:val="24"/>
        </w:rPr>
        <w:t>图</w:t>
      </w:r>
      <w:r w:rsidR="0071387B" w:rsidRPr="001D450F">
        <w:rPr>
          <w:rFonts w:ascii="Times New Roman" w:eastAsia="宋体" w:hAnsi="Times New Roman"/>
          <w:sz w:val="24"/>
        </w:rPr>
        <w:t xml:space="preserve"> </w:t>
      </w:r>
      <w:r w:rsidRPr="001D450F">
        <w:rPr>
          <w:rFonts w:ascii="Times New Roman" w:eastAsia="宋体" w:hAnsi="Times New Roman" w:hint="eastAsia"/>
          <w:sz w:val="24"/>
        </w:rPr>
        <w:t>13</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Style w:val="a4"/>
          <w:rFonts w:ascii="Times New Roman" w:eastAsia="宋体" w:hAnsi="Times New Roman" w:hint="eastAsia"/>
          <w:b w:val="0"/>
          <w:sz w:val="24"/>
          <w:szCs w:val="24"/>
        </w:rPr>
        <w:t>在扣带回后部放射性（</w:t>
      </w:r>
      <w:r w:rsidRPr="001D450F">
        <w:rPr>
          <w:rStyle w:val="a4"/>
          <w:rFonts w:ascii="Times New Roman" w:eastAsia="宋体" w:hAnsi="Times New Roman"/>
          <w:b w:val="0"/>
          <w:sz w:val="24"/>
          <w:szCs w:val="24"/>
        </w:rPr>
        <w:t>VI</w:t>
      </w:r>
      <w:r w:rsidRPr="001D450F">
        <w:rPr>
          <w:rStyle w:val="a4"/>
          <w:rFonts w:ascii="Times New Roman" w:eastAsia="宋体" w:hAnsi="Times New Roman" w:hint="eastAsia"/>
          <w:b w:val="0"/>
          <w:sz w:val="24"/>
          <w:szCs w:val="24"/>
        </w:rPr>
        <w:t>）均数比较</w:t>
      </w:r>
    </w:p>
    <w:p w14:paraId="3F7001E7" w14:textId="77777777" w:rsidR="00BB5948" w:rsidRPr="001D450F" w:rsidRDefault="0071387B" w:rsidP="00BB5948">
      <w:pPr>
        <w:spacing w:line="400" w:lineRule="exact"/>
        <w:ind w:firstLineChars="200" w:firstLine="480"/>
        <w:rPr>
          <w:sz w:val="24"/>
        </w:rPr>
      </w:pPr>
      <w:r w:rsidRPr="001D450F">
        <w:rPr>
          <w:rStyle w:val="a4"/>
          <w:rFonts w:cs="Arial"/>
          <w:b w:val="0"/>
          <w:sz w:val="24"/>
        </w:rPr>
        <w:t xml:space="preserve"> </w:t>
      </w:r>
      <w:r w:rsidR="00BB5948" w:rsidRPr="001D450F">
        <w:rPr>
          <w:rStyle w:val="a4"/>
          <w:rFonts w:cs="Arial"/>
          <w:b w:val="0"/>
          <w:sz w:val="24"/>
        </w:rPr>
        <w:t>[</w:t>
      </w:r>
      <w:r w:rsidR="00BB5948" w:rsidRPr="001D450F">
        <w:rPr>
          <w:rStyle w:val="a4"/>
          <w:rFonts w:cs="Arial"/>
          <w:b w:val="0"/>
          <w:sz w:val="24"/>
          <w:vertAlign w:val="superscript"/>
        </w:rPr>
        <w:t>11</w:t>
      </w:r>
      <w:r w:rsidR="00BB5948" w:rsidRPr="001D450F">
        <w:rPr>
          <w:rStyle w:val="a4"/>
          <w:rFonts w:cs="Arial"/>
          <w:b w:val="0"/>
          <w:sz w:val="24"/>
        </w:rPr>
        <w:t>C]PIB</w:t>
      </w:r>
      <w:r w:rsidR="00BB5948" w:rsidRPr="001D450F">
        <w:rPr>
          <w:rStyle w:val="a4"/>
          <w:rFonts w:cs="Arial" w:hint="eastAsia"/>
          <w:b w:val="0"/>
          <w:sz w:val="24"/>
        </w:rPr>
        <w:t>在扣带回后部的沉积在阳性组比较明显，</w:t>
      </w:r>
      <w:r w:rsidR="00BB5948" w:rsidRPr="001D450F">
        <w:rPr>
          <w:rStyle w:val="a4"/>
          <w:rFonts w:cs="Arial"/>
          <w:b w:val="0"/>
          <w:sz w:val="24"/>
        </w:rPr>
        <w:t>VI</w:t>
      </w:r>
      <w:r w:rsidR="00BB5948" w:rsidRPr="001D450F">
        <w:rPr>
          <w:rStyle w:val="a4"/>
          <w:rFonts w:cs="Arial" w:hint="eastAsia"/>
          <w:b w:val="0"/>
          <w:sz w:val="24"/>
        </w:rPr>
        <w:t>（均值±标准差）为</w:t>
      </w:r>
      <w:r w:rsidR="00BB5948" w:rsidRPr="001D450F">
        <w:rPr>
          <w:rStyle w:val="a4"/>
          <w:rFonts w:cs="Arial"/>
          <w:b w:val="0"/>
          <w:sz w:val="24"/>
        </w:rPr>
        <w:t>1.54</w:t>
      </w:r>
      <w:r w:rsidR="00BB5948" w:rsidRPr="001D450F">
        <w:rPr>
          <w:rStyle w:val="a4"/>
          <w:rFonts w:cs="Arial" w:hint="eastAsia"/>
          <w:b w:val="0"/>
          <w:sz w:val="24"/>
        </w:rPr>
        <w:t>±</w:t>
      </w:r>
      <w:r w:rsidR="00BB5948" w:rsidRPr="001D450F">
        <w:rPr>
          <w:rStyle w:val="a4"/>
          <w:rFonts w:cs="Arial"/>
          <w:b w:val="0"/>
          <w:sz w:val="24"/>
        </w:rPr>
        <w:t>0.50</w:t>
      </w:r>
      <w:r w:rsidR="00BB5948" w:rsidRPr="001D450F">
        <w:rPr>
          <w:rStyle w:val="a4"/>
          <w:rFonts w:cs="Arial" w:hint="eastAsia"/>
          <w:b w:val="0"/>
          <w:sz w:val="24"/>
        </w:rPr>
        <w:t>，阴性组</w:t>
      </w:r>
      <w:r w:rsidR="00BB5948" w:rsidRPr="001D450F">
        <w:rPr>
          <w:rStyle w:val="a4"/>
          <w:rFonts w:cs="Arial"/>
          <w:b w:val="0"/>
          <w:sz w:val="24"/>
        </w:rPr>
        <w:t>VI</w:t>
      </w:r>
      <w:r w:rsidR="00BB5948" w:rsidRPr="001D450F">
        <w:rPr>
          <w:rStyle w:val="a4"/>
          <w:rFonts w:cs="Arial" w:hint="eastAsia"/>
          <w:b w:val="0"/>
          <w:sz w:val="24"/>
        </w:rPr>
        <w:t>（均值±标准差）为</w:t>
      </w:r>
      <w:r w:rsidR="00BB5948" w:rsidRPr="001D450F">
        <w:rPr>
          <w:rStyle w:val="a4"/>
          <w:rFonts w:cs="Arial"/>
          <w:b w:val="0"/>
          <w:sz w:val="24"/>
        </w:rPr>
        <w:t>1.11</w:t>
      </w:r>
      <w:r w:rsidR="00BB5948" w:rsidRPr="001D450F">
        <w:rPr>
          <w:rStyle w:val="a4"/>
          <w:rFonts w:cs="Arial" w:hint="eastAsia"/>
          <w:b w:val="0"/>
          <w:sz w:val="24"/>
        </w:rPr>
        <w:t>±</w:t>
      </w:r>
      <w:r w:rsidR="00BB5948" w:rsidRPr="001D450F">
        <w:rPr>
          <w:rStyle w:val="a4"/>
          <w:rFonts w:cs="Arial"/>
          <w:b w:val="0"/>
          <w:sz w:val="24"/>
        </w:rPr>
        <w:t>0.08</w:t>
      </w:r>
      <w:r w:rsidR="00BB5948" w:rsidRPr="001D450F">
        <w:rPr>
          <w:rStyle w:val="a4"/>
          <w:rFonts w:cs="Arial" w:hint="eastAsia"/>
          <w:b w:val="0"/>
          <w:sz w:val="24"/>
        </w:rPr>
        <w:t>，见图</w:t>
      </w:r>
      <w:r w:rsidR="00BB5948" w:rsidRPr="001D450F">
        <w:rPr>
          <w:rStyle w:val="a4"/>
          <w:rFonts w:cs="Arial"/>
          <w:b w:val="0"/>
          <w:sz w:val="24"/>
        </w:rPr>
        <w:t>13</w:t>
      </w:r>
      <w:r w:rsidR="00BB5948" w:rsidRPr="001D450F">
        <w:rPr>
          <w:rStyle w:val="a4"/>
          <w:rFonts w:cs="Arial" w:hint="eastAsia"/>
          <w:b w:val="0"/>
          <w:sz w:val="24"/>
        </w:rPr>
        <w:t>。</w:t>
      </w:r>
    </w:p>
    <w:p w14:paraId="4705C818" w14:textId="77777777" w:rsidR="00BB5948" w:rsidRPr="001D450F" w:rsidRDefault="00BB5948" w:rsidP="00BB5948">
      <w:pPr>
        <w:keepNext/>
        <w:spacing w:line="360" w:lineRule="auto"/>
        <w:jc w:val="center"/>
      </w:pPr>
      <w:r w:rsidRPr="001D450F">
        <w:rPr>
          <w:rFonts w:hint="eastAsia"/>
          <w:noProof/>
          <w:sz w:val="24"/>
        </w:rPr>
        <w:drawing>
          <wp:inline distT="0" distB="0" distL="0" distR="0" wp14:anchorId="30A05319" wp14:editId="11A0BDD4">
            <wp:extent cx="3467735" cy="3200400"/>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735" cy="3200400"/>
                    </a:xfrm>
                    <a:prstGeom prst="rect">
                      <a:avLst/>
                    </a:prstGeom>
                    <a:noFill/>
                    <a:ln>
                      <a:noFill/>
                    </a:ln>
                  </pic:spPr>
                </pic:pic>
              </a:graphicData>
            </a:graphic>
          </wp:inline>
        </w:drawing>
      </w:r>
    </w:p>
    <w:p w14:paraId="43DA1E01" w14:textId="77777777" w:rsidR="00BB5948" w:rsidRPr="001D450F" w:rsidRDefault="00BB5948" w:rsidP="00BB5948">
      <w:pPr>
        <w:pStyle w:val="ad"/>
        <w:spacing w:line="400" w:lineRule="exact"/>
        <w:jc w:val="center"/>
        <w:rPr>
          <w:rStyle w:val="a4"/>
          <w:rFonts w:ascii="Times New Roman" w:eastAsia="宋体" w:hAnsi="Times New Roman"/>
          <w:b w:val="0"/>
          <w:sz w:val="24"/>
          <w:szCs w:val="24"/>
        </w:rPr>
      </w:pPr>
      <w:r w:rsidRPr="001D450F">
        <w:rPr>
          <w:rFonts w:ascii="Times New Roman" w:eastAsia="宋体" w:hAnsi="Times New Roman" w:hint="eastAsia"/>
          <w:sz w:val="24"/>
        </w:rPr>
        <w:t>图</w:t>
      </w:r>
      <w:r w:rsidR="007634C2" w:rsidRPr="001D450F">
        <w:rPr>
          <w:rFonts w:ascii="Times New Roman" w:eastAsia="宋体" w:hAnsi="Times New Roman"/>
          <w:sz w:val="24"/>
        </w:rPr>
        <w:t xml:space="preserve"> </w:t>
      </w:r>
      <w:r w:rsidRPr="001D450F">
        <w:rPr>
          <w:rFonts w:ascii="Times New Roman" w:eastAsia="宋体" w:hAnsi="Times New Roman" w:hint="eastAsia"/>
          <w:sz w:val="24"/>
        </w:rPr>
        <w:t>14</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Style w:val="a4"/>
          <w:rFonts w:ascii="Times New Roman" w:eastAsia="宋体" w:hAnsi="Times New Roman" w:hint="eastAsia"/>
          <w:b w:val="0"/>
          <w:sz w:val="24"/>
          <w:szCs w:val="24"/>
        </w:rPr>
        <w:t>在脑干放射性（</w:t>
      </w:r>
      <w:r w:rsidRPr="001D450F">
        <w:rPr>
          <w:rStyle w:val="a4"/>
          <w:rFonts w:ascii="Times New Roman" w:eastAsia="宋体" w:hAnsi="Times New Roman"/>
          <w:b w:val="0"/>
          <w:sz w:val="24"/>
          <w:szCs w:val="24"/>
        </w:rPr>
        <w:t>VI</w:t>
      </w:r>
      <w:r w:rsidRPr="001D450F">
        <w:rPr>
          <w:rStyle w:val="a4"/>
          <w:rFonts w:ascii="Times New Roman" w:eastAsia="宋体" w:hAnsi="Times New Roman" w:hint="eastAsia"/>
          <w:b w:val="0"/>
          <w:sz w:val="24"/>
          <w:szCs w:val="24"/>
        </w:rPr>
        <w:t>）均数比较</w:t>
      </w:r>
    </w:p>
    <w:p w14:paraId="21BDEBAD" w14:textId="77777777" w:rsidR="00BB5948" w:rsidRPr="001D450F" w:rsidRDefault="007634C2" w:rsidP="00BB5948">
      <w:pPr>
        <w:spacing w:line="400" w:lineRule="exact"/>
        <w:ind w:firstLineChars="200" w:firstLine="480"/>
        <w:rPr>
          <w:sz w:val="24"/>
        </w:rPr>
      </w:pPr>
      <w:r w:rsidRPr="001D450F">
        <w:rPr>
          <w:rStyle w:val="a4"/>
          <w:rFonts w:cs="Arial"/>
          <w:b w:val="0"/>
          <w:sz w:val="24"/>
        </w:rPr>
        <w:t xml:space="preserve"> </w:t>
      </w:r>
      <w:r w:rsidR="00BB5948" w:rsidRPr="001D450F">
        <w:rPr>
          <w:rStyle w:val="a4"/>
          <w:rFonts w:cs="Arial"/>
          <w:b w:val="0"/>
          <w:sz w:val="24"/>
        </w:rPr>
        <w:t>[</w:t>
      </w:r>
      <w:r w:rsidR="00BB5948" w:rsidRPr="001D450F">
        <w:rPr>
          <w:rStyle w:val="a4"/>
          <w:rFonts w:cs="Arial"/>
          <w:b w:val="0"/>
          <w:sz w:val="24"/>
          <w:vertAlign w:val="superscript"/>
        </w:rPr>
        <w:t>11</w:t>
      </w:r>
      <w:r w:rsidR="00BB5948" w:rsidRPr="001D450F">
        <w:rPr>
          <w:rStyle w:val="a4"/>
          <w:rFonts w:cs="Arial"/>
          <w:b w:val="0"/>
          <w:sz w:val="24"/>
        </w:rPr>
        <w:t>C]PIB</w:t>
      </w:r>
      <w:r w:rsidR="00BB5948" w:rsidRPr="001D450F">
        <w:rPr>
          <w:rStyle w:val="a4"/>
          <w:rFonts w:cs="Arial" w:hint="eastAsia"/>
          <w:b w:val="0"/>
          <w:sz w:val="24"/>
        </w:rPr>
        <w:t>在脑干的放射性分布在阳性组和阴性组差别不大，阳性组</w:t>
      </w:r>
      <w:r w:rsidR="00BB5948" w:rsidRPr="001D450F">
        <w:rPr>
          <w:rStyle w:val="a4"/>
          <w:rFonts w:cs="Arial"/>
          <w:b w:val="0"/>
          <w:sz w:val="24"/>
        </w:rPr>
        <w:t>VI</w:t>
      </w:r>
      <w:r w:rsidR="00BB5948" w:rsidRPr="001D450F">
        <w:rPr>
          <w:rStyle w:val="a4"/>
          <w:rFonts w:cs="Arial" w:hint="eastAsia"/>
          <w:b w:val="0"/>
          <w:sz w:val="24"/>
        </w:rPr>
        <w:t>（均值±标准差）为</w:t>
      </w:r>
      <w:r w:rsidR="00BB5948" w:rsidRPr="001D450F">
        <w:rPr>
          <w:rStyle w:val="a4"/>
          <w:rFonts w:cs="Arial"/>
          <w:b w:val="0"/>
          <w:sz w:val="24"/>
        </w:rPr>
        <w:t>1.36</w:t>
      </w:r>
      <w:r w:rsidR="00BB5948" w:rsidRPr="001D450F">
        <w:rPr>
          <w:rStyle w:val="a4"/>
          <w:rFonts w:cs="Arial" w:hint="eastAsia"/>
          <w:b w:val="0"/>
          <w:sz w:val="24"/>
        </w:rPr>
        <w:t>±</w:t>
      </w:r>
      <w:r w:rsidR="00BB5948" w:rsidRPr="001D450F">
        <w:rPr>
          <w:rStyle w:val="a4"/>
          <w:rFonts w:cs="Arial"/>
          <w:b w:val="0"/>
          <w:sz w:val="24"/>
        </w:rPr>
        <w:t>0.18</w:t>
      </w:r>
      <w:r w:rsidR="00BB5948" w:rsidRPr="001D450F">
        <w:rPr>
          <w:rStyle w:val="a4"/>
          <w:rFonts w:cs="Arial" w:hint="eastAsia"/>
          <w:b w:val="0"/>
          <w:sz w:val="24"/>
        </w:rPr>
        <w:t>，阴性组</w:t>
      </w:r>
      <w:r w:rsidR="00BB5948" w:rsidRPr="001D450F">
        <w:rPr>
          <w:rStyle w:val="a4"/>
          <w:rFonts w:cs="Arial"/>
          <w:b w:val="0"/>
          <w:sz w:val="24"/>
        </w:rPr>
        <w:t>VI</w:t>
      </w:r>
      <w:r w:rsidR="00BB5948" w:rsidRPr="001D450F">
        <w:rPr>
          <w:rStyle w:val="a4"/>
          <w:rFonts w:cs="Arial" w:hint="eastAsia"/>
          <w:b w:val="0"/>
          <w:sz w:val="24"/>
        </w:rPr>
        <w:t>（均值±标准差）为</w:t>
      </w:r>
      <w:r w:rsidR="00BB5948" w:rsidRPr="001D450F">
        <w:rPr>
          <w:rStyle w:val="a4"/>
          <w:rFonts w:cs="Arial"/>
          <w:b w:val="0"/>
          <w:sz w:val="24"/>
        </w:rPr>
        <w:t>1.33</w:t>
      </w:r>
      <w:r w:rsidR="00BB5948" w:rsidRPr="001D450F">
        <w:rPr>
          <w:rStyle w:val="a4"/>
          <w:rFonts w:cs="Arial" w:hint="eastAsia"/>
          <w:b w:val="0"/>
          <w:sz w:val="24"/>
        </w:rPr>
        <w:t>±</w:t>
      </w:r>
      <w:r w:rsidR="00BB5948" w:rsidRPr="001D450F">
        <w:rPr>
          <w:rStyle w:val="a4"/>
          <w:rFonts w:cs="Arial"/>
          <w:b w:val="0"/>
          <w:sz w:val="24"/>
        </w:rPr>
        <w:t>0.18</w:t>
      </w:r>
      <w:r w:rsidR="00BB5948" w:rsidRPr="001D450F">
        <w:rPr>
          <w:rStyle w:val="a4"/>
          <w:rFonts w:cs="Arial" w:hint="eastAsia"/>
          <w:b w:val="0"/>
          <w:sz w:val="24"/>
        </w:rPr>
        <w:t>，见图</w:t>
      </w:r>
      <w:r w:rsidR="00BB5948" w:rsidRPr="001D450F">
        <w:rPr>
          <w:rStyle w:val="a4"/>
          <w:rFonts w:cs="Arial"/>
          <w:b w:val="0"/>
          <w:sz w:val="24"/>
        </w:rPr>
        <w:t>14</w:t>
      </w:r>
      <w:r w:rsidR="00BB5948" w:rsidRPr="001D450F">
        <w:rPr>
          <w:rStyle w:val="a4"/>
          <w:rFonts w:cs="Arial" w:hint="eastAsia"/>
          <w:b w:val="0"/>
          <w:sz w:val="24"/>
        </w:rPr>
        <w:t>。</w:t>
      </w:r>
    </w:p>
    <w:p w14:paraId="0E070120" w14:textId="77777777" w:rsidR="00BB5948" w:rsidRPr="001D450F" w:rsidRDefault="00BB5948" w:rsidP="00BB5948">
      <w:pPr>
        <w:keepNext/>
        <w:spacing w:line="360" w:lineRule="auto"/>
        <w:jc w:val="center"/>
      </w:pPr>
      <w:r w:rsidRPr="001D450F">
        <w:rPr>
          <w:rFonts w:hint="eastAsia"/>
          <w:noProof/>
          <w:sz w:val="24"/>
        </w:rPr>
        <w:lastRenderedPageBreak/>
        <w:drawing>
          <wp:inline distT="0" distB="0" distL="0" distR="0" wp14:anchorId="5E9F1607" wp14:editId="181CE43C">
            <wp:extent cx="3467735" cy="3200400"/>
            <wp:effectExtent l="0" t="0" r="1206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735" cy="3200400"/>
                    </a:xfrm>
                    <a:prstGeom prst="rect">
                      <a:avLst/>
                    </a:prstGeom>
                    <a:noFill/>
                    <a:ln>
                      <a:noFill/>
                    </a:ln>
                  </pic:spPr>
                </pic:pic>
              </a:graphicData>
            </a:graphic>
          </wp:inline>
        </w:drawing>
      </w:r>
    </w:p>
    <w:p w14:paraId="3DC2E1B9" w14:textId="77777777" w:rsidR="00BB5948" w:rsidRPr="001D450F" w:rsidRDefault="00BB5948" w:rsidP="00BB5948">
      <w:pPr>
        <w:pStyle w:val="ad"/>
        <w:spacing w:line="400" w:lineRule="exact"/>
        <w:jc w:val="center"/>
        <w:rPr>
          <w:rStyle w:val="a4"/>
          <w:rFonts w:ascii="Times New Roman" w:eastAsia="宋体" w:hAnsi="Times New Roman"/>
          <w:b w:val="0"/>
          <w:sz w:val="24"/>
          <w:szCs w:val="24"/>
        </w:rPr>
      </w:pPr>
      <w:r w:rsidRPr="001D450F">
        <w:rPr>
          <w:rFonts w:ascii="Times New Roman" w:eastAsia="宋体" w:hAnsi="Times New Roman" w:hint="eastAsia"/>
          <w:sz w:val="24"/>
        </w:rPr>
        <w:t>图</w:t>
      </w:r>
      <w:r w:rsidR="007634C2" w:rsidRPr="001D450F">
        <w:rPr>
          <w:rFonts w:ascii="Times New Roman" w:eastAsia="宋体" w:hAnsi="Times New Roman"/>
          <w:sz w:val="24"/>
        </w:rPr>
        <w:t xml:space="preserve"> </w:t>
      </w:r>
      <w:r w:rsidRPr="001D450F">
        <w:rPr>
          <w:rFonts w:ascii="Times New Roman" w:eastAsia="宋体" w:hAnsi="Times New Roman" w:hint="eastAsia"/>
          <w:sz w:val="24"/>
        </w:rPr>
        <w:t>15</w:t>
      </w:r>
      <w:r w:rsidRPr="001D450F">
        <w:rPr>
          <w:rFonts w:ascii="Times New Roman" w:eastAsia="宋体" w:hAnsi="Times New Roman"/>
          <w:sz w:val="24"/>
        </w:rPr>
        <w:t xml:space="preserve"> </w:t>
      </w:r>
      <w:r w:rsidRPr="001D450F">
        <w:rPr>
          <w:rStyle w:val="a4"/>
          <w:rFonts w:ascii="Times New Roman" w:eastAsia="宋体" w:hAnsi="Times New Roman"/>
          <w:b w:val="0"/>
          <w:sz w:val="24"/>
          <w:szCs w:val="24"/>
        </w:rPr>
        <w:t>[</w:t>
      </w:r>
      <w:r w:rsidRPr="001D450F">
        <w:rPr>
          <w:rStyle w:val="a4"/>
          <w:rFonts w:ascii="Times New Roman" w:eastAsia="宋体" w:hAnsi="Times New Roman"/>
          <w:b w:val="0"/>
          <w:sz w:val="24"/>
          <w:szCs w:val="24"/>
          <w:vertAlign w:val="superscript"/>
        </w:rPr>
        <w:t>11</w:t>
      </w:r>
      <w:r w:rsidRPr="001D450F">
        <w:rPr>
          <w:rStyle w:val="a4"/>
          <w:rFonts w:ascii="Times New Roman" w:eastAsia="宋体" w:hAnsi="Times New Roman"/>
          <w:b w:val="0"/>
          <w:sz w:val="24"/>
          <w:szCs w:val="24"/>
        </w:rPr>
        <w:t>C]PIB</w:t>
      </w:r>
      <w:r w:rsidRPr="001D450F">
        <w:rPr>
          <w:rStyle w:val="a4"/>
          <w:rFonts w:ascii="Times New Roman" w:eastAsia="宋体" w:hAnsi="Times New Roman" w:hint="eastAsia"/>
          <w:b w:val="0"/>
          <w:sz w:val="24"/>
          <w:szCs w:val="24"/>
        </w:rPr>
        <w:t>在丘脑放射性（</w:t>
      </w:r>
      <w:r w:rsidRPr="001D450F">
        <w:rPr>
          <w:rStyle w:val="a4"/>
          <w:rFonts w:ascii="Times New Roman" w:eastAsia="宋体" w:hAnsi="Times New Roman"/>
          <w:b w:val="0"/>
          <w:sz w:val="24"/>
          <w:szCs w:val="24"/>
        </w:rPr>
        <w:t>VI</w:t>
      </w:r>
      <w:r w:rsidRPr="001D450F">
        <w:rPr>
          <w:rStyle w:val="a4"/>
          <w:rFonts w:ascii="Times New Roman" w:eastAsia="宋体" w:hAnsi="Times New Roman" w:hint="eastAsia"/>
          <w:b w:val="0"/>
          <w:sz w:val="24"/>
          <w:szCs w:val="24"/>
        </w:rPr>
        <w:t>）均数比较</w:t>
      </w:r>
    </w:p>
    <w:p w14:paraId="785A396A" w14:textId="77777777" w:rsidR="00BB5948" w:rsidRPr="001D450F" w:rsidRDefault="007634C2" w:rsidP="00BB5948">
      <w:pPr>
        <w:spacing w:line="400" w:lineRule="exact"/>
        <w:ind w:firstLineChars="200" w:firstLine="480"/>
        <w:rPr>
          <w:sz w:val="24"/>
        </w:rPr>
      </w:pPr>
      <w:r w:rsidRPr="001D450F">
        <w:rPr>
          <w:rStyle w:val="a4"/>
          <w:rFonts w:cs="Arial"/>
          <w:b w:val="0"/>
          <w:sz w:val="24"/>
        </w:rPr>
        <w:t xml:space="preserve"> </w:t>
      </w:r>
      <w:r w:rsidR="00BB5948" w:rsidRPr="001D450F">
        <w:rPr>
          <w:rStyle w:val="a4"/>
          <w:rFonts w:cs="Arial"/>
          <w:b w:val="0"/>
          <w:sz w:val="24"/>
        </w:rPr>
        <w:t>[</w:t>
      </w:r>
      <w:r w:rsidR="00BB5948" w:rsidRPr="001D450F">
        <w:rPr>
          <w:rStyle w:val="a4"/>
          <w:rFonts w:cs="Arial"/>
          <w:b w:val="0"/>
          <w:sz w:val="24"/>
          <w:vertAlign w:val="superscript"/>
        </w:rPr>
        <w:t>11</w:t>
      </w:r>
      <w:r w:rsidR="00BB5948" w:rsidRPr="001D450F">
        <w:rPr>
          <w:rStyle w:val="a4"/>
          <w:rFonts w:cs="Arial"/>
          <w:b w:val="0"/>
          <w:sz w:val="24"/>
        </w:rPr>
        <w:t>C]PIB</w:t>
      </w:r>
      <w:r w:rsidR="00BB5948" w:rsidRPr="001D450F">
        <w:rPr>
          <w:rStyle w:val="a4"/>
          <w:rFonts w:cs="Arial" w:hint="eastAsia"/>
          <w:b w:val="0"/>
          <w:sz w:val="24"/>
        </w:rPr>
        <w:t>在丘脑的放射性分布阳性组与阴性组差别不大，阳性组</w:t>
      </w:r>
      <w:r w:rsidR="00BB5948" w:rsidRPr="001D450F">
        <w:rPr>
          <w:rStyle w:val="a4"/>
          <w:rFonts w:cs="Arial"/>
          <w:b w:val="0"/>
          <w:sz w:val="24"/>
        </w:rPr>
        <w:t>VI</w:t>
      </w:r>
      <w:r w:rsidR="00BB5948" w:rsidRPr="001D450F">
        <w:rPr>
          <w:rStyle w:val="a4"/>
          <w:rFonts w:cs="Arial" w:hint="eastAsia"/>
          <w:b w:val="0"/>
          <w:sz w:val="24"/>
        </w:rPr>
        <w:t>（均值±标准差）为</w:t>
      </w:r>
      <w:r w:rsidR="00BB5948" w:rsidRPr="001D450F">
        <w:rPr>
          <w:rStyle w:val="a4"/>
          <w:rFonts w:cs="Arial"/>
          <w:b w:val="0"/>
          <w:sz w:val="24"/>
        </w:rPr>
        <w:t>1.19</w:t>
      </w:r>
      <w:r w:rsidR="00BB5948" w:rsidRPr="001D450F">
        <w:rPr>
          <w:rStyle w:val="a4"/>
          <w:rFonts w:cs="Arial" w:hint="eastAsia"/>
          <w:b w:val="0"/>
          <w:sz w:val="24"/>
        </w:rPr>
        <w:t>±</w:t>
      </w:r>
      <w:r w:rsidR="00BB5948" w:rsidRPr="001D450F">
        <w:rPr>
          <w:rStyle w:val="a4"/>
          <w:rFonts w:cs="Arial"/>
          <w:b w:val="0"/>
          <w:sz w:val="24"/>
        </w:rPr>
        <w:t>0.29</w:t>
      </w:r>
      <w:r w:rsidR="00BB5948" w:rsidRPr="001D450F">
        <w:rPr>
          <w:rStyle w:val="a4"/>
          <w:rFonts w:cs="Arial" w:hint="eastAsia"/>
          <w:b w:val="0"/>
          <w:sz w:val="24"/>
        </w:rPr>
        <w:t>，阴性组</w:t>
      </w:r>
      <w:r w:rsidR="00BB5948" w:rsidRPr="001D450F">
        <w:rPr>
          <w:rStyle w:val="a4"/>
          <w:rFonts w:cs="Arial"/>
          <w:b w:val="0"/>
          <w:sz w:val="24"/>
        </w:rPr>
        <w:t>1.15</w:t>
      </w:r>
      <w:r w:rsidR="00BB5948" w:rsidRPr="001D450F">
        <w:rPr>
          <w:rStyle w:val="a4"/>
          <w:rFonts w:cs="Arial" w:hint="eastAsia"/>
          <w:b w:val="0"/>
          <w:sz w:val="24"/>
        </w:rPr>
        <w:t>±</w:t>
      </w:r>
      <w:r w:rsidR="00BB5948" w:rsidRPr="001D450F">
        <w:rPr>
          <w:rStyle w:val="a4"/>
          <w:rFonts w:cs="Arial"/>
          <w:b w:val="0"/>
          <w:sz w:val="24"/>
        </w:rPr>
        <w:t>0.09</w:t>
      </w:r>
      <w:r w:rsidR="00BB5948" w:rsidRPr="001D450F">
        <w:rPr>
          <w:rStyle w:val="a4"/>
          <w:rFonts w:cs="Arial" w:hint="eastAsia"/>
          <w:b w:val="0"/>
          <w:sz w:val="24"/>
        </w:rPr>
        <w:t>，见图</w:t>
      </w:r>
      <w:r w:rsidR="00BB5948" w:rsidRPr="001D450F">
        <w:rPr>
          <w:rStyle w:val="a4"/>
          <w:rFonts w:cs="Arial"/>
          <w:b w:val="0"/>
          <w:sz w:val="24"/>
        </w:rPr>
        <w:t>15</w:t>
      </w:r>
      <w:r w:rsidR="00BB5948" w:rsidRPr="001D450F">
        <w:rPr>
          <w:rStyle w:val="a4"/>
          <w:rFonts w:cs="Arial" w:hint="eastAsia"/>
          <w:b w:val="0"/>
          <w:sz w:val="24"/>
        </w:rPr>
        <w:t>。</w:t>
      </w:r>
    </w:p>
    <w:p w14:paraId="38599517" w14:textId="77777777" w:rsidR="00BB5948" w:rsidRPr="001D450F" w:rsidRDefault="00BB5948" w:rsidP="00DC3610">
      <w:pPr>
        <w:spacing w:line="400" w:lineRule="exact"/>
        <w:rPr>
          <w:sz w:val="24"/>
        </w:rPr>
      </w:pPr>
    </w:p>
    <w:p w14:paraId="5FB95750" w14:textId="77777777" w:rsidR="00DC3610" w:rsidRPr="001D450F" w:rsidRDefault="00DC3610" w:rsidP="00DC3610">
      <w:pPr>
        <w:spacing w:line="400" w:lineRule="exact"/>
        <w:rPr>
          <w:b/>
          <w:sz w:val="24"/>
        </w:rPr>
      </w:pPr>
      <w:r w:rsidRPr="001D450F">
        <w:rPr>
          <w:rFonts w:hint="eastAsia"/>
          <w:b/>
          <w:sz w:val="24"/>
        </w:rPr>
        <w:t>讨论</w:t>
      </w:r>
    </w:p>
    <w:p w14:paraId="64578E99" w14:textId="77777777" w:rsidR="00DC3610" w:rsidRPr="001D450F" w:rsidRDefault="00B068EB" w:rsidP="00B068EB">
      <w:pPr>
        <w:spacing w:line="400" w:lineRule="exact"/>
        <w:ind w:firstLineChars="200" w:firstLine="480"/>
        <w:rPr>
          <w:rStyle w:val="a4"/>
          <w:rFonts w:cs="Arial"/>
          <w:b w:val="0"/>
          <w:sz w:val="24"/>
        </w:rPr>
      </w:pPr>
      <w:r w:rsidRPr="001D450F">
        <w:rPr>
          <w:rFonts w:hint="eastAsia"/>
          <w:kern w:val="0"/>
          <w:sz w:val="24"/>
        </w:rPr>
        <w:t>华逢春等</w:t>
      </w:r>
      <w:r w:rsidRPr="001D450F">
        <w:rPr>
          <w:kern w:val="0"/>
          <w:sz w:val="24"/>
          <w:vertAlign w:val="superscript"/>
        </w:rPr>
        <w:t>[</w:t>
      </w:r>
      <w:r w:rsidRPr="001D450F">
        <w:rPr>
          <w:rFonts w:hint="eastAsia"/>
          <w:kern w:val="0"/>
          <w:sz w:val="24"/>
          <w:vertAlign w:val="superscript"/>
        </w:rPr>
        <w:t>3</w:t>
      </w:r>
      <w:r w:rsidRPr="001D450F">
        <w:rPr>
          <w:kern w:val="0"/>
          <w:sz w:val="24"/>
          <w:vertAlign w:val="superscript"/>
        </w:rPr>
        <w:t>]</w:t>
      </w:r>
      <w:r w:rsidRPr="001D450F">
        <w:rPr>
          <w:rFonts w:hint="eastAsia"/>
          <w:kern w:val="0"/>
          <w:sz w:val="24"/>
        </w:rPr>
        <w:t>用多功能合成模块和</w:t>
      </w:r>
      <w:r w:rsidRPr="001D450F">
        <w:rPr>
          <w:kern w:val="0"/>
          <w:sz w:val="24"/>
        </w:rPr>
        <w:t>PET</w:t>
      </w:r>
      <w:r w:rsidRPr="001D450F">
        <w:rPr>
          <w:rFonts w:hint="eastAsia"/>
          <w:kern w:val="0"/>
          <w:sz w:val="24"/>
        </w:rPr>
        <w:t>-II</w:t>
      </w:r>
      <w:r w:rsidRPr="001D450F">
        <w:rPr>
          <w:rFonts w:hint="eastAsia"/>
          <w:kern w:val="0"/>
          <w:sz w:val="24"/>
        </w:rPr>
        <w:t>型自动化碘代甲烷仪</w:t>
      </w:r>
      <w:r w:rsidRPr="001D450F">
        <w:rPr>
          <w:kern w:val="0"/>
          <w:sz w:val="24"/>
        </w:rPr>
        <w:t>(</w:t>
      </w:r>
      <w:r w:rsidRPr="001D450F">
        <w:rPr>
          <w:rFonts w:hint="eastAsia"/>
          <w:kern w:val="0"/>
          <w:sz w:val="24"/>
        </w:rPr>
        <w:t>江苏大华电气有限公司</w:t>
      </w:r>
      <w:r w:rsidRPr="001D450F">
        <w:rPr>
          <w:kern w:val="0"/>
          <w:sz w:val="24"/>
        </w:rPr>
        <w:t>)</w:t>
      </w:r>
      <w:r w:rsidRPr="001D450F">
        <w:rPr>
          <w:rFonts w:hint="eastAsia"/>
          <w:kern w:val="0"/>
          <w:sz w:val="24"/>
        </w:rPr>
        <w:t>自动化合成</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rStyle w:val="a4"/>
          <w:rFonts w:cs="Arial" w:hint="eastAsia"/>
          <w:b w:val="0"/>
          <w:sz w:val="24"/>
        </w:rPr>
        <w:t>，其比活度、放射性浓度较低，注射体积大，病人疼痛明显，本课题通过改进，</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rStyle w:val="a4"/>
          <w:rFonts w:cs="Arial" w:hint="eastAsia"/>
          <w:b w:val="0"/>
          <w:sz w:val="24"/>
        </w:rPr>
        <w:t>比活度、放射性浓度都得到明显改善，注射体积减少，有利于临床应用。</w:t>
      </w:r>
    </w:p>
    <w:p w14:paraId="0E066B10" w14:textId="77777777" w:rsidR="00BB5948" w:rsidRPr="001D450F" w:rsidRDefault="00B068EB" w:rsidP="00023898">
      <w:pPr>
        <w:spacing w:line="400" w:lineRule="exact"/>
        <w:ind w:firstLineChars="200" w:firstLine="480"/>
        <w:rPr>
          <w:sz w:val="24"/>
        </w:rPr>
      </w:pP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sz w:val="24"/>
        </w:rPr>
        <w:t xml:space="preserve"> </w:t>
      </w:r>
      <w:r w:rsidRPr="001D450F">
        <w:rPr>
          <w:rFonts w:hint="eastAsia"/>
          <w:sz w:val="24"/>
        </w:rPr>
        <w:t>PET</w:t>
      </w:r>
      <w:r w:rsidRPr="001D450F">
        <w:rPr>
          <w:rFonts w:hint="eastAsia"/>
          <w:sz w:val="24"/>
        </w:rPr>
        <w:t>检查显示临床诊断为</w:t>
      </w:r>
      <w:r w:rsidRPr="001D450F">
        <w:rPr>
          <w:rFonts w:hint="eastAsia"/>
          <w:sz w:val="24"/>
        </w:rPr>
        <w:t>aMCI</w:t>
      </w:r>
      <w:r w:rsidRPr="001D450F">
        <w:rPr>
          <w:rFonts w:hint="eastAsia"/>
          <w:sz w:val="24"/>
        </w:rPr>
        <w:t>的</w:t>
      </w:r>
      <w:r w:rsidRPr="001D450F">
        <w:rPr>
          <w:rFonts w:hint="eastAsia"/>
          <w:sz w:val="24"/>
        </w:rPr>
        <w:t>17</w:t>
      </w:r>
      <w:r w:rsidRPr="001D450F">
        <w:rPr>
          <w:rFonts w:hint="eastAsia"/>
          <w:sz w:val="24"/>
        </w:rPr>
        <w:t>例病例中</w:t>
      </w:r>
      <w:r w:rsidRPr="001D450F">
        <w:rPr>
          <w:rFonts w:hint="eastAsia"/>
          <w:sz w:val="24"/>
        </w:rPr>
        <w:t>13</w:t>
      </w:r>
      <w:r w:rsidRPr="001D450F">
        <w:rPr>
          <w:rFonts w:hint="eastAsia"/>
          <w:sz w:val="24"/>
        </w:rPr>
        <w:t>例</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rStyle w:val="a4"/>
          <w:rFonts w:cs="Arial" w:hint="eastAsia"/>
          <w:b w:val="0"/>
          <w:sz w:val="24"/>
        </w:rPr>
        <w:t>沉积阳性，</w:t>
      </w:r>
      <w:r w:rsidRPr="001D450F">
        <w:rPr>
          <w:rStyle w:val="a4"/>
          <w:rFonts w:cs="Arial" w:hint="eastAsia"/>
          <w:b w:val="0"/>
          <w:sz w:val="24"/>
        </w:rPr>
        <w:t>4</w:t>
      </w:r>
      <w:r w:rsidRPr="001D450F">
        <w:rPr>
          <w:rStyle w:val="a4"/>
          <w:rFonts w:cs="Arial" w:hint="eastAsia"/>
          <w:b w:val="0"/>
          <w:sz w:val="24"/>
        </w:rPr>
        <w:t>例阴性，初步预测</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rStyle w:val="a4"/>
          <w:rFonts w:cs="Arial" w:hint="eastAsia"/>
          <w:b w:val="0"/>
          <w:sz w:val="24"/>
        </w:rPr>
        <w:t xml:space="preserve"> PET</w:t>
      </w:r>
      <w:r w:rsidRPr="001D450F">
        <w:rPr>
          <w:rStyle w:val="a4"/>
          <w:rFonts w:cs="Arial" w:hint="eastAsia"/>
          <w:b w:val="0"/>
          <w:sz w:val="24"/>
        </w:rPr>
        <w:t>在</w:t>
      </w:r>
      <w:r w:rsidRPr="001D450F">
        <w:rPr>
          <w:rStyle w:val="a4"/>
          <w:rFonts w:cs="Arial" w:hint="eastAsia"/>
          <w:b w:val="0"/>
          <w:sz w:val="24"/>
        </w:rPr>
        <w:t>aMCI</w:t>
      </w:r>
      <w:r w:rsidRPr="001D450F">
        <w:rPr>
          <w:rStyle w:val="a4"/>
          <w:rFonts w:cs="Arial" w:hint="eastAsia"/>
          <w:b w:val="0"/>
          <w:sz w:val="24"/>
        </w:rPr>
        <w:t>筛选的阳性率为</w:t>
      </w:r>
      <w:r w:rsidRPr="001D450F">
        <w:rPr>
          <w:rStyle w:val="a4"/>
          <w:rFonts w:cs="Arial" w:hint="eastAsia"/>
          <w:b w:val="0"/>
          <w:sz w:val="24"/>
        </w:rPr>
        <w:t>76.5%</w:t>
      </w:r>
      <w:r w:rsidRPr="001D450F">
        <w:rPr>
          <w:rStyle w:val="a4"/>
          <w:rFonts w:cs="Arial" w:hint="eastAsia"/>
          <w:b w:val="0"/>
          <w:sz w:val="24"/>
        </w:rPr>
        <w:t>，这</w:t>
      </w:r>
      <w:r w:rsidRPr="001D450F">
        <w:rPr>
          <w:rStyle w:val="a4"/>
          <w:rFonts w:cs="Arial" w:hint="eastAsia"/>
          <w:b w:val="0"/>
          <w:sz w:val="24"/>
        </w:rPr>
        <w:t>13</w:t>
      </w:r>
      <w:r w:rsidRPr="001D450F">
        <w:rPr>
          <w:rStyle w:val="a4"/>
          <w:rFonts w:cs="Arial" w:hint="eastAsia"/>
          <w:b w:val="0"/>
          <w:sz w:val="24"/>
        </w:rPr>
        <w:t>例病例将来是否发展为</w:t>
      </w:r>
      <w:r w:rsidRPr="001D450F">
        <w:rPr>
          <w:rStyle w:val="a4"/>
          <w:rFonts w:cs="Arial" w:hint="eastAsia"/>
          <w:b w:val="0"/>
          <w:sz w:val="24"/>
        </w:rPr>
        <w:t>AD</w:t>
      </w:r>
      <w:r w:rsidRPr="001D450F">
        <w:rPr>
          <w:rStyle w:val="a4"/>
          <w:rFonts w:cs="Arial" w:hint="eastAsia"/>
          <w:b w:val="0"/>
          <w:sz w:val="24"/>
        </w:rPr>
        <w:t>，阴性</w:t>
      </w:r>
      <w:r w:rsidRPr="001D450F">
        <w:rPr>
          <w:rStyle w:val="a4"/>
          <w:rFonts w:cs="Arial" w:hint="eastAsia"/>
          <w:b w:val="0"/>
          <w:sz w:val="24"/>
        </w:rPr>
        <w:t>4</w:t>
      </w:r>
      <w:r w:rsidRPr="001D450F">
        <w:rPr>
          <w:rStyle w:val="a4"/>
          <w:rFonts w:cs="Arial" w:hint="eastAsia"/>
          <w:b w:val="0"/>
          <w:sz w:val="24"/>
        </w:rPr>
        <w:t>例是否不会发展为</w:t>
      </w:r>
      <w:r w:rsidRPr="001D450F">
        <w:rPr>
          <w:rStyle w:val="a4"/>
          <w:rFonts w:cs="Arial" w:hint="eastAsia"/>
          <w:b w:val="0"/>
          <w:sz w:val="24"/>
        </w:rPr>
        <w:t>AD</w:t>
      </w:r>
      <w:r w:rsidRPr="001D450F">
        <w:rPr>
          <w:rStyle w:val="a4"/>
          <w:rFonts w:cs="Arial" w:hint="eastAsia"/>
          <w:b w:val="0"/>
          <w:sz w:val="24"/>
        </w:rPr>
        <w:t>，有待于今后随访研究。</w:t>
      </w:r>
    </w:p>
    <w:p w14:paraId="2745F25F" w14:textId="77777777" w:rsidR="00BB5948" w:rsidRPr="001D450F" w:rsidRDefault="00BB5948" w:rsidP="00023898">
      <w:pPr>
        <w:spacing w:line="400" w:lineRule="exact"/>
        <w:ind w:firstLineChars="200" w:firstLine="480"/>
        <w:rPr>
          <w:kern w:val="0"/>
        </w:rPr>
      </w:pPr>
      <w:r w:rsidRPr="001D450F">
        <w:rPr>
          <w:rFonts w:cs="Book Antiqua"/>
          <w:kern w:val="0"/>
          <w:sz w:val="24"/>
        </w:rPr>
        <w:t>AD</w:t>
      </w:r>
      <w:r w:rsidRPr="001D450F">
        <w:rPr>
          <w:rFonts w:cs="Book Antiqua" w:hint="eastAsia"/>
          <w:kern w:val="0"/>
          <w:sz w:val="24"/>
        </w:rPr>
        <w:t>最早的临床症状是记忆损害，</w:t>
      </w:r>
      <w:r w:rsidRPr="001D450F">
        <w:rPr>
          <w:rFonts w:cs="Times"/>
          <w:kern w:val="0"/>
          <w:sz w:val="24"/>
        </w:rPr>
        <w:t>A</w:t>
      </w:r>
      <w:r w:rsidRPr="001D450F">
        <w:rPr>
          <w:kern w:val="0"/>
          <w:sz w:val="24"/>
        </w:rPr>
        <w:t>β</w:t>
      </w:r>
      <w:r w:rsidRPr="001D450F">
        <w:rPr>
          <w:rFonts w:hint="eastAsia"/>
          <w:kern w:val="0"/>
          <w:sz w:val="24"/>
        </w:rPr>
        <w:t>沉积不是正常老年进程中的一部分，</w:t>
      </w:r>
      <w:r w:rsidRPr="001D450F">
        <w:rPr>
          <w:rFonts w:cs="Times"/>
          <w:kern w:val="0"/>
          <w:sz w:val="24"/>
        </w:rPr>
        <w:t>A</w:t>
      </w:r>
      <w:r w:rsidRPr="001D450F">
        <w:rPr>
          <w:kern w:val="0"/>
          <w:sz w:val="24"/>
        </w:rPr>
        <w:t>β</w:t>
      </w:r>
      <w:r w:rsidRPr="001D450F">
        <w:rPr>
          <w:rFonts w:hint="eastAsia"/>
          <w:kern w:val="0"/>
          <w:sz w:val="24"/>
        </w:rPr>
        <w:t>沉积是没有症状的临床前</w:t>
      </w:r>
      <w:r w:rsidRPr="001D450F">
        <w:rPr>
          <w:kern w:val="0"/>
          <w:sz w:val="24"/>
        </w:rPr>
        <w:t>AD</w:t>
      </w:r>
      <w:r w:rsidRPr="001D450F">
        <w:rPr>
          <w:rFonts w:hint="eastAsia"/>
          <w:kern w:val="0"/>
          <w:sz w:val="24"/>
        </w:rPr>
        <w:t>及</w:t>
      </w:r>
      <w:r w:rsidRPr="001D450F">
        <w:rPr>
          <w:kern w:val="0"/>
          <w:sz w:val="24"/>
        </w:rPr>
        <w:t>AD</w:t>
      </w:r>
      <w:r w:rsidRPr="001D450F">
        <w:rPr>
          <w:rFonts w:hint="eastAsia"/>
          <w:kern w:val="0"/>
          <w:sz w:val="24"/>
        </w:rPr>
        <w:t>前驱期即</w:t>
      </w:r>
      <w:r w:rsidRPr="001D450F">
        <w:rPr>
          <w:kern w:val="0"/>
          <w:sz w:val="24"/>
        </w:rPr>
        <w:t>MCI</w:t>
      </w:r>
      <w:r w:rsidRPr="001D450F">
        <w:rPr>
          <w:rFonts w:hint="eastAsia"/>
          <w:kern w:val="0"/>
          <w:sz w:val="24"/>
        </w:rPr>
        <w:t>的初步表现。</w:t>
      </w:r>
      <w:r w:rsidRPr="001D450F">
        <w:rPr>
          <w:rFonts w:cs="Book Antiqua" w:hint="eastAsia"/>
          <w:kern w:val="0"/>
          <w:sz w:val="24"/>
        </w:rPr>
        <w:t>尽管针对</w:t>
      </w:r>
      <w:r w:rsidRPr="001D450F">
        <w:rPr>
          <w:rFonts w:cs="Times"/>
          <w:kern w:val="0"/>
          <w:sz w:val="24"/>
        </w:rPr>
        <w:t>A</w:t>
      </w:r>
      <w:r w:rsidRPr="001D450F">
        <w:rPr>
          <w:kern w:val="0"/>
          <w:sz w:val="24"/>
        </w:rPr>
        <w:t>β</w:t>
      </w:r>
      <w:r w:rsidRPr="001D450F">
        <w:rPr>
          <w:rFonts w:hint="eastAsia"/>
          <w:kern w:val="0"/>
          <w:sz w:val="24"/>
        </w:rPr>
        <w:t>的</w:t>
      </w:r>
      <w:r w:rsidRPr="001D450F">
        <w:rPr>
          <w:kern w:val="0"/>
          <w:sz w:val="24"/>
        </w:rPr>
        <w:t>PET</w:t>
      </w:r>
      <w:r w:rsidRPr="001D450F">
        <w:rPr>
          <w:rFonts w:hint="eastAsia"/>
          <w:kern w:val="0"/>
          <w:sz w:val="24"/>
        </w:rPr>
        <w:t>显像与</w:t>
      </w:r>
      <w:r w:rsidRPr="001D450F">
        <w:rPr>
          <w:kern w:val="0"/>
          <w:sz w:val="24"/>
        </w:rPr>
        <w:t>AD</w:t>
      </w:r>
      <w:r w:rsidRPr="001D450F">
        <w:rPr>
          <w:rFonts w:hint="eastAsia"/>
          <w:kern w:val="0"/>
          <w:sz w:val="24"/>
        </w:rPr>
        <w:t>认知功能损害无高度相关性，但是在老年人群及</w:t>
      </w:r>
      <w:r w:rsidRPr="001D450F">
        <w:rPr>
          <w:kern w:val="0"/>
          <w:sz w:val="24"/>
        </w:rPr>
        <w:t>MCI</w:t>
      </w:r>
      <w:r w:rsidRPr="001D450F">
        <w:rPr>
          <w:rFonts w:hint="eastAsia"/>
          <w:kern w:val="0"/>
          <w:sz w:val="24"/>
        </w:rPr>
        <w:t>人群中，可作为反映记忆损害和认知减退的高危因素。</w:t>
      </w:r>
      <w:r w:rsidRPr="001D450F">
        <w:rPr>
          <w:rFonts w:hint="eastAsia"/>
          <w:sz w:val="24"/>
        </w:rPr>
        <w:t>目前用于评估淀粉样斑块的正电子放射性药物显像剂有：</w:t>
      </w:r>
      <w:r w:rsidRPr="001D450F">
        <w:rPr>
          <w:sz w:val="24"/>
          <w:vertAlign w:val="superscript"/>
        </w:rPr>
        <w:t>18</w:t>
      </w:r>
      <w:r w:rsidRPr="001D450F">
        <w:rPr>
          <w:sz w:val="24"/>
        </w:rPr>
        <w:t>F</w:t>
      </w:r>
      <w:r w:rsidRPr="001D450F">
        <w:rPr>
          <w:rFonts w:hint="eastAsia"/>
          <w:sz w:val="24"/>
        </w:rPr>
        <w:t>标记的</w:t>
      </w:r>
      <w:r w:rsidRPr="001D450F">
        <w:rPr>
          <w:sz w:val="24"/>
        </w:rPr>
        <w:t>FDDNP</w:t>
      </w:r>
      <w:r w:rsidRPr="001D450F">
        <w:rPr>
          <w:rFonts w:hint="eastAsia"/>
          <w:sz w:val="24"/>
        </w:rPr>
        <w:t>（</w:t>
      </w:r>
      <w:r w:rsidRPr="001D450F">
        <w:rPr>
          <w:sz w:val="24"/>
        </w:rPr>
        <w:t>2-(1-{6-[(2-fluoroethyl)(methyl)amino]-2-naphthyl}ethylidene)malononitrile</w:t>
      </w:r>
      <w:r w:rsidRPr="001D450F">
        <w:rPr>
          <w:rFonts w:hint="eastAsia"/>
          <w:sz w:val="24"/>
        </w:rPr>
        <w:t>）和</w:t>
      </w:r>
      <w:r w:rsidRPr="001D450F">
        <w:rPr>
          <w:sz w:val="24"/>
        </w:rPr>
        <w:t>([N-methyl-</w:t>
      </w:r>
      <w:r w:rsidRPr="001D450F">
        <w:rPr>
          <w:sz w:val="24"/>
          <w:vertAlign w:val="superscript"/>
        </w:rPr>
        <w:t>11</w:t>
      </w:r>
      <w:r w:rsidRPr="001D450F">
        <w:rPr>
          <w:sz w:val="24"/>
        </w:rPr>
        <w:t>C] 6-OH-BTA-1</w:t>
      </w:r>
      <w:r w:rsidRPr="001D450F">
        <w:rPr>
          <w:rFonts w:hint="eastAsia"/>
          <w:sz w:val="24"/>
        </w:rPr>
        <w:t>（</w:t>
      </w:r>
      <w:r w:rsidRPr="001D450F">
        <w:rPr>
          <w:sz w:val="24"/>
        </w:rPr>
        <w:t>N-methyl-[</w:t>
      </w:r>
      <w:r w:rsidRPr="001D450F">
        <w:rPr>
          <w:sz w:val="24"/>
          <w:vertAlign w:val="superscript"/>
        </w:rPr>
        <w:t>11</w:t>
      </w:r>
      <w:r w:rsidRPr="001D450F">
        <w:rPr>
          <w:sz w:val="24"/>
        </w:rPr>
        <w:t>C]2-(40-methylaminophenyl)-6- hydroxybenzothiazole</w:t>
      </w:r>
      <w:r w:rsidRPr="001D450F">
        <w:rPr>
          <w:rFonts w:hint="eastAsia"/>
          <w:sz w:val="24"/>
        </w:rPr>
        <w:t>）。由于</w:t>
      </w:r>
      <w:r w:rsidRPr="001D450F">
        <w:rPr>
          <w:sz w:val="24"/>
          <w:vertAlign w:val="superscript"/>
        </w:rPr>
        <w:t>18</w:t>
      </w:r>
      <w:r w:rsidRPr="001D450F">
        <w:rPr>
          <w:sz w:val="24"/>
        </w:rPr>
        <w:t>F-</w:t>
      </w:r>
      <w:r w:rsidRPr="001D450F">
        <w:rPr>
          <w:rFonts w:hint="eastAsia"/>
          <w:sz w:val="24"/>
        </w:rPr>
        <w:t>标记的</w:t>
      </w:r>
      <w:r w:rsidRPr="001D450F">
        <w:rPr>
          <w:sz w:val="24"/>
        </w:rPr>
        <w:t>FDDNP</w:t>
      </w:r>
      <w:r w:rsidRPr="001D450F">
        <w:rPr>
          <w:rFonts w:hint="eastAsia"/>
          <w:sz w:val="24"/>
        </w:rPr>
        <w:t>标记过程较复杂、难于普及推广应用，因而使其临床应</w:t>
      </w:r>
      <w:r w:rsidRPr="001D450F">
        <w:rPr>
          <w:rFonts w:hint="eastAsia"/>
          <w:sz w:val="24"/>
        </w:rPr>
        <w:lastRenderedPageBreak/>
        <w:t>用受到限制，目前用于诊断</w:t>
      </w:r>
      <w:r w:rsidRPr="001D450F">
        <w:rPr>
          <w:sz w:val="24"/>
        </w:rPr>
        <w:t>AD</w:t>
      </w:r>
      <w:r w:rsidRPr="001D450F">
        <w:rPr>
          <w:rFonts w:hint="eastAsia"/>
          <w:sz w:val="24"/>
        </w:rPr>
        <w:t>的首选正电子显像剂为</w:t>
      </w:r>
      <w:r w:rsidRPr="001D450F">
        <w:rPr>
          <w:sz w:val="24"/>
        </w:rPr>
        <w:t>[N-methyl-</w:t>
      </w:r>
      <w:r w:rsidRPr="001D450F">
        <w:rPr>
          <w:sz w:val="24"/>
          <w:vertAlign w:val="superscript"/>
        </w:rPr>
        <w:t>11</w:t>
      </w:r>
      <w:r w:rsidRPr="001D450F">
        <w:rPr>
          <w:sz w:val="24"/>
        </w:rPr>
        <w:t>C] 6-OH-BTA-1</w:t>
      </w:r>
      <w:r w:rsidRPr="001D450F">
        <w:rPr>
          <w:rFonts w:hint="eastAsia"/>
          <w:sz w:val="24"/>
        </w:rPr>
        <w:t>，即</w:t>
      </w:r>
      <w:r w:rsidRPr="001D450F">
        <w:rPr>
          <w:sz w:val="24"/>
        </w:rPr>
        <w:t>[</w:t>
      </w:r>
      <w:r w:rsidRPr="001D450F">
        <w:rPr>
          <w:sz w:val="24"/>
          <w:vertAlign w:val="superscript"/>
        </w:rPr>
        <w:t>11</w:t>
      </w:r>
      <w:r w:rsidRPr="001D450F">
        <w:rPr>
          <w:sz w:val="24"/>
        </w:rPr>
        <w:t>C]-PIB</w:t>
      </w:r>
      <w:r w:rsidRPr="001D450F">
        <w:rPr>
          <w:rFonts w:hint="eastAsia"/>
          <w:sz w:val="24"/>
        </w:rPr>
        <w:t>。研究</w:t>
      </w:r>
      <w:r w:rsidRPr="001D450F">
        <w:rPr>
          <w:sz w:val="24"/>
          <w:vertAlign w:val="superscript"/>
        </w:rPr>
        <w:t>11</w:t>
      </w:r>
      <w:r w:rsidRPr="001D450F">
        <w:rPr>
          <w:sz w:val="24"/>
        </w:rPr>
        <w:t>C-PIB</w:t>
      </w:r>
      <w:r w:rsidRPr="001D450F">
        <w:rPr>
          <w:rFonts w:hint="eastAsia"/>
          <w:sz w:val="24"/>
        </w:rPr>
        <w:t>全自动化合成过程是采用</w:t>
      </w:r>
      <w:r w:rsidRPr="001D450F">
        <w:rPr>
          <w:sz w:val="24"/>
        </w:rPr>
        <w:t>PET-CT</w:t>
      </w:r>
      <w:r w:rsidRPr="001D450F">
        <w:rPr>
          <w:rFonts w:hint="eastAsia"/>
          <w:sz w:val="24"/>
        </w:rPr>
        <w:t>进行</w:t>
      </w:r>
      <w:r w:rsidRPr="001D450F">
        <w:rPr>
          <w:sz w:val="24"/>
        </w:rPr>
        <w:t>AD</w:t>
      </w:r>
      <w:r w:rsidRPr="001D450F">
        <w:rPr>
          <w:rFonts w:hint="eastAsia"/>
          <w:sz w:val="24"/>
        </w:rPr>
        <w:t>诊断的基础，为此我们在国内首先开展</w:t>
      </w:r>
      <w:r w:rsidRPr="001D450F">
        <w:rPr>
          <w:sz w:val="24"/>
          <w:vertAlign w:val="superscript"/>
        </w:rPr>
        <w:t>11</w:t>
      </w:r>
      <w:r w:rsidRPr="001D450F">
        <w:rPr>
          <w:sz w:val="24"/>
        </w:rPr>
        <w:t>C-PIB</w:t>
      </w:r>
      <w:r w:rsidRPr="001D450F">
        <w:rPr>
          <w:rFonts w:hint="eastAsia"/>
          <w:sz w:val="24"/>
        </w:rPr>
        <w:t>全自动标记方法的研究。由于</w:t>
      </w:r>
      <w:r w:rsidRPr="001D450F">
        <w:rPr>
          <w:sz w:val="24"/>
        </w:rPr>
        <w:t>[</w:t>
      </w:r>
      <w:r w:rsidRPr="001D450F">
        <w:rPr>
          <w:sz w:val="24"/>
          <w:vertAlign w:val="superscript"/>
        </w:rPr>
        <w:t>11</w:t>
      </w:r>
      <w:r w:rsidRPr="001D450F">
        <w:rPr>
          <w:sz w:val="24"/>
        </w:rPr>
        <w:t>C]-PIB</w:t>
      </w:r>
      <w:r w:rsidRPr="001D450F">
        <w:rPr>
          <w:rFonts w:hint="eastAsia"/>
          <w:sz w:val="24"/>
        </w:rPr>
        <w:t>脂溶性较高，必须用乙醇溶解才可注射（其他有机溶剂因毒性效应，不宜作为溶剂注射），但是病人疼痛明显，特别是在低比活度情况下，为达到特定的注射剂量，注射体积随之增加，为减少乙醇含量，减少注射体积，必须提高</w:t>
      </w:r>
      <w:r w:rsidRPr="001D450F">
        <w:rPr>
          <w:sz w:val="24"/>
        </w:rPr>
        <w:t>[</w:t>
      </w:r>
      <w:r w:rsidRPr="001D450F">
        <w:rPr>
          <w:sz w:val="24"/>
          <w:vertAlign w:val="superscript"/>
        </w:rPr>
        <w:t>11</w:t>
      </w:r>
      <w:r w:rsidRPr="001D450F">
        <w:rPr>
          <w:sz w:val="24"/>
        </w:rPr>
        <w:t>C]-PIB</w:t>
      </w:r>
      <w:r w:rsidRPr="001D450F">
        <w:rPr>
          <w:rFonts w:hint="eastAsia"/>
          <w:sz w:val="24"/>
        </w:rPr>
        <w:t>的合成产率和比活度。</w:t>
      </w:r>
    </w:p>
    <w:p w14:paraId="416FEAC6" w14:textId="70B3E6D7" w:rsidR="00BB5948" w:rsidRPr="001D450F" w:rsidRDefault="006037FA" w:rsidP="00BB5948">
      <w:pPr>
        <w:pStyle w:val="aa"/>
        <w:spacing w:after="0" w:line="400" w:lineRule="exact"/>
        <w:ind w:leftChars="0" w:left="0" w:firstLineChars="200" w:firstLine="480"/>
        <w:rPr>
          <w:sz w:val="24"/>
        </w:rPr>
      </w:pPr>
      <w:r>
        <w:rPr>
          <w:rFonts w:hint="eastAsia"/>
          <w:sz w:val="24"/>
        </w:rPr>
        <w:t>本研究</w:t>
      </w:r>
      <w:r w:rsidR="00BB5948" w:rsidRPr="001D450F">
        <w:rPr>
          <w:rFonts w:hint="eastAsia"/>
          <w:sz w:val="24"/>
        </w:rPr>
        <w:t>开展的整个自动化合成过程在一个全自动、全密闭的系统中进行的，并且在必要的时候可以进行人工干预，确保合成的顺利进行。在合成过程中，反应的前半部分，即甲基碘的生成部分，</w:t>
      </w:r>
      <w:r w:rsidR="00BB5948" w:rsidRPr="001D450F">
        <w:rPr>
          <w:sz w:val="24"/>
        </w:rPr>
        <w:t>TRACERlab FXc</w:t>
      </w:r>
      <w:r w:rsidR="00BB5948" w:rsidRPr="001D450F">
        <w:rPr>
          <w:rFonts w:hint="eastAsia"/>
          <w:sz w:val="24"/>
        </w:rPr>
        <w:t>采用了全新的气相反应方法。加速器生产的</w:t>
      </w:r>
      <w:r w:rsidR="00BB5948" w:rsidRPr="001D450F">
        <w:rPr>
          <w:sz w:val="24"/>
        </w:rPr>
        <w:t>CO</w:t>
      </w:r>
      <w:r w:rsidR="00BB5948" w:rsidRPr="001D450F">
        <w:rPr>
          <w:sz w:val="24"/>
          <w:vertAlign w:val="subscript"/>
        </w:rPr>
        <w:t>2</w:t>
      </w:r>
      <w:r w:rsidR="00BB5948" w:rsidRPr="001D450F">
        <w:rPr>
          <w:rFonts w:hint="eastAsia"/>
          <w:sz w:val="24"/>
        </w:rPr>
        <w:t>直接与氢气反应生成甲烷，然后与气态碘生成甲基碘。这个合成过程不需要对合成器进行任何干预，也不需添加任何药物，完全在全自动的密闭系统中进行，相对于传统的采用</w:t>
      </w:r>
      <w:r w:rsidR="00BB5948" w:rsidRPr="001D450F">
        <w:rPr>
          <w:sz w:val="24"/>
        </w:rPr>
        <w:t>LiAlH</w:t>
      </w:r>
      <w:r w:rsidR="00BB5948" w:rsidRPr="001D450F">
        <w:rPr>
          <w:sz w:val="24"/>
          <w:vertAlign w:val="subscript"/>
        </w:rPr>
        <w:t>4</w:t>
      </w:r>
      <w:r w:rsidR="00BB5948" w:rsidRPr="001D450F">
        <w:rPr>
          <w:rFonts w:hint="eastAsia"/>
          <w:sz w:val="24"/>
        </w:rPr>
        <w:t>作为还原剂的液相反应方法具有无法比拟的优越性，既大大简化了操作（</w:t>
      </w:r>
      <w:r w:rsidR="00BB5948" w:rsidRPr="001D450F">
        <w:rPr>
          <w:sz w:val="24"/>
        </w:rPr>
        <w:t>LiAlH</w:t>
      </w:r>
      <w:r w:rsidR="00BB5948" w:rsidRPr="001D450F">
        <w:rPr>
          <w:sz w:val="24"/>
          <w:vertAlign w:val="subscript"/>
        </w:rPr>
        <w:t>4</w:t>
      </w:r>
      <w:r w:rsidR="00BB5948" w:rsidRPr="001D450F">
        <w:rPr>
          <w:rFonts w:hint="eastAsia"/>
          <w:sz w:val="24"/>
        </w:rPr>
        <w:t>的活波性大大限制了它的用途，同时也增加了操作的复杂程度），避免了由还原剂失效带来的反应失败，同时也避免了这部分由于人工添加还原剂及其它试剂带来的质量保证问题。</w:t>
      </w:r>
    </w:p>
    <w:p w14:paraId="7D8E739C" w14:textId="77777777" w:rsidR="00BB5948" w:rsidRPr="001D450F" w:rsidRDefault="00BB5948" w:rsidP="00BB5948">
      <w:pPr>
        <w:spacing w:line="400" w:lineRule="exact"/>
        <w:ind w:firstLineChars="200" w:firstLine="480"/>
        <w:rPr>
          <w:sz w:val="24"/>
        </w:rPr>
      </w:pPr>
      <w:r w:rsidRPr="001D450F">
        <w:rPr>
          <w:sz w:val="24"/>
        </w:rPr>
        <w:t>GE TRACE lab FXc</w:t>
      </w:r>
      <w:r w:rsidRPr="001D450F">
        <w:rPr>
          <w:rFonts w:hint="eastAsia"/>
          <w:sz w:val="24"/>
        </w:rPr>
        <w:t>系统在一个模块中整合了生产</w:t>
      </w:r>
      <w:r w:rsidRPr="001D450F">
        <w:rPr>
          <w:sz w:val="24"/>
          <w:vertAlign w:val="superscript"/>
        </w:rPr>
        <w:t>11</w:t>
      </w:r>
      <w:r w:rsidRPr="001D450F">
        <w:rPr>
          <w:sz w:val="24"/>
        </w:rPr>
        <w:t>C</w:t>
      </w:r>
      <w:r w:rsidRPr="001D450F">
        <w:rPr>
          <w:rFonts w:hint="eastAsia"/>
          <w:sz w:val="24"/>
        </w:rPr>
        <w:t>标记的示踪剂所有步骤需要的功能：捕获</w:t>
      </w:r>
      <w:r w:rsidRPr="001D450F">
        <w:rPr>
          <w:sz w:val="24"/>
        </w:rPr>
        <w:t xml:space="preserve"> [</w:t>
      </w:r>
      <w:r w:rsidRPr="001D450F">
        <w:rPr>
          <w:sz w:val="24"/>
          <w:vertAlign w:val="superscript"/>
        </w:rPr>
        <w:t>11</w:t>
      </w:r>
      <w:r w:rsidRPr="001D450F">
        <w:rPr>
          <w:sz w:val="24"/>
        </w:rPr>
        <w:t>C] CO</w:t>
      </w:r>
      <w:r w:rsidRPr="001D450F">
        <w:rPr>
          <w:sz w:val="24"/>
          <w:vertAlign w:val="subscript"/>
        </w:rPr>
        <w:t>2</w:t>
      </w:r>
      <w:r w:rsidRPr="001D450F">
        <w:rPr>
          <w:rFonts w:hint="eastAsia"/>
          <w:sz w:val="24"/>
        </w:rPr>
        <w:t>，将其转化为甲基碘化物（</w:t>
      </w:r>
      <w:r w:rsidRPr="001D450F">
        <w:rPr>
          <w:sz w:val="24"/>
        </w:rPr>
        <w:t xml:space="preserve"> [</w:t>
      </w:r>
      <w:r w:rsidRPr="001D450F">
        <w:rPr>
          <w:sz w:val="24"/>
          <w:vertAlign w:val="superscript"/>
        </w:rPr>
        <w:t>11</w:t>
      </w:r>
      <w:r w:rsidRPr="001D450F">
        <w:rPr>
          <w:sz w:val="24"/>
        </w:rPr>
        <w:t>C] CH</w:t>
      </w:r>
      <w:r w:rsidRPr="001D450F">
        <w:rPr>
          <w:sz w:val="24"/>
          <w:vertAlign w:val="subscript"/>
        </w:rPr>
        <w:t>3</w:t>
      </w:r>
      <w:r w:rsidRPr="001D450F">
        <w:rPr>
          <w:sz w:val="24"/>
        </w:rPr>
        <w:t>I</w:t>
      </w:r>
      <w:r w:rsidRPr="001D450F">
        <w:rPr>
          <w:rFonts w:hint="eastAsia"/>
          <w:sz w:val="24"/>
        </w:rPr>
        <w:t>），甲基化，纯化及最终产物设计。所有的生产步骤都完全自动化。系统包括一套专用的制备</w:t>
      </w:r>
      <w:r w:rsidRPr="001D450F">
        <w:rPr>
          <w:sz w:val="24"/>
        </w:rPr>
        <w:t>HPLC</w:t>
      </w:r>
      <w:r w:rsidRPr="001D450F">
        <w:rPr>
          <w:rFonts w:hint="eastAsia"/>
          <w:sz w:val="24"/>
        </w:rPr>
        <w:t>和</w:t>
      </w:r>
      <w:r w:rsidRPr="001D450F">
        <w:rPr>
          <w:sz w:val="24"/>
        </w:rPr>
        <w:t>UV</w:t>
      </w:r>
      <w:r w:rsidRPr="001D450F">
        <w:rPr>
          <w:rFonts w:hint="eastAsia"/>
          <w:sz w:val="24"/>
        </w:rPr>
        <w:t>（紫外线探测）系统，其软件也整合到系统软件中。每个合成过程都根据</w:t>
      </w:r>
      <w:r w:rsidRPr="001D450F">
        <w:rPr>
          <w:sz w:val="24"/>
        </w:rPr>
        <w:t>GMP</w:t>
      </w:r>
      <w:r w:rsidRPr="001D450F">
        <w:rPr>
          <w:rFonts w:hint="eastAsia"/>
          <w:sz w:val="24"/>
        </w:rPr>
        <w:t>条例进行记录。同使用的材料相关的数据如批号，可以被输入到控制系统中，永久保存并打印在产物报告上。重要的时间依赖性的信号如来自温度、压力及放射活性探头的信号在合成过程中被记录并以图形化形式实时显示，而后被永久保存。这些数据以图形化的形式被打印在合成方案中。这样，正确的合成进程被记录。该单元中放射性物质的转运及反应过程是处于控制之下的，其过程也被记录并定量。所以本课题采用</w:t>
      </w:r>
      <w:r w:rsidRPr="001D450F">
        <w:rPr>
          <w:sz w:val="24"/>
        </w:rPr>
        <w:t>GE TRACElab FXc</w:t>
      </w:r>
      <w:r w:rsidRPr="001D450F">
        <w:rPr>
          <w:rFonts w:hint="eastAsia"/>
          <w:sz w:val="24"/>
        </w:rPr>
        <w:t>全自动合成</w:t>
      </w:r>
      <w:r w:rsidRPr="001D450F">
        <w:rPr>
          <w:sz w:val="24"/>
        </w:rPr>
        <w:t>[</w:t>
      </w:r>
      <w:r w:rsidRPr="001D450F">
        <w:rPr>
          <w:sz w:val="24"/>
          <w:vertAlign w:val="superscript"/>
        </w:rPr>
        <w:t>11</w:t>
      </w:r>
      <w:r w:rsidRPr="001D450F">
        <w:rPr>
          <w:sz w:val="24"/>
        </w:rPr>
        <w:t>C]PIB</w:t>
      </w:r>
      <w:r w:rsidRPr="001D450F">
        <w:rPr>
          <w:rFonts w:hint="eastAsia"/>
          <w:sz w:val="24"/>
        </w:rPr>
        <w:t>显像剂的技术和方法。</w:t>
      </w:r>
    </w:p>
    <w:p w14:paraId="5CF62507" w14:textId="77777777" w:rsidR="00BB5948" w:rsidRPr="001D450F" w:rsidRDefault="00BB5948" w:rsidP="00BB5948">
      <w:pPr>
        <w:pStyle w:val="aa"/>
        <w:spacing w:after="0" w:line="400" w:lineRule="exact"/>
        <w:ind w:leftChars="0" w:left="0" w:firstLineChars="200" w:firstLine="480"/>
        <w:rPr>
          <w:sz w:val="24"/>
        </w:rPr>
      </w:pPr>
      <w:r w:rsidRPr="001D450F">
        <w:rPr>
          <w:sz w:val="24"/>
        </w:rPr>
        <w:t>[</w:t>
      </w:r>
      <w:r w:rsidRPr="001D450F">
        <w:rPr>
          <w:sz w:val="24"/>
          <w:vertAlign w:val="superscript"/>
        </w:rPr>
        <w:t>11</w:t>
      </w:r>
      <w:r w:rsidRPr="001D450F">
        <w:rPr>
          <w:sz w:val="24"/>
        </w:rPr>
        <w:t>C]</w:t>
      </w:r>
      <w:r w:rsidRPr="001D450F">
        <w:rPr>
          <w:rFonts w:hint="eastAsia"/>
          <w:sz w:val="24"/>
        </w:rPr>
        <w:t>-</w:t>
      </w:r>
      <w:r w:rsidRPr="001D450F">
        <w:rPr>
          <w:sz w:val="24"/>
        </w:rPr>
        <w:t>PIB</w:t>
      </w:r>
      <w:r w:rsidR="009963FD" w:rsidRPr="001D450F">
        <w:rPr>
          <w:rFonts w:hint="eastAsia"/>
          <w:sz w:val="24"/>
        </w:rPr>
        <w:t>正电子放射性显像剂具有高的比活度，所以对于</w:t>
      </w:r>
      <w:r w:rsidR="009963FD" w:rsidRPr="001D450F">
        <w:rPr>
          <w:sz w:val="24"/>
        </w:rPr>
        <w:t>A</w:t>
      </w:r>
      <w:r w:rsidR="009963FD" w:rsidRPr="001D450F">
        <w:rPr>
          <w:kern w:val="0"/>
          <w:sz w:val="24"/>
        </w:rPr>
        <w:t>β</w:t>
      </w:r>
      <w:r w:rsidRPr="001D450F">
        <w:rPr>
          <w:rFonts w:hint="eastAsia"/>
          <w:sz w:val="24"/>
        </w:rPr>
        <w:t>显像具有高灵敏度和特异性。</w:t>
      </w:r>
      <w:r w:rsidRPr="001D450F">
        <w:rPr>
          <w:sz w:val="24"/>
        </w:rPr>
        <w:t>[</w:t>
      </w:r>
      <w:r w:rsidRPr="001D450F">
        <w:rPr>
          <w:sz w:val="24"/>
          <w:vertAlign w:val="superscript"/>
        </w:rPr>
        <w:t>11</w:t>
      </w:r>
      <w:r w:rsidRPr="001D450F">
        <w:rPr>
          <w:sz w:val="24"/>
        </w:rPr>
        <w:t>C]</w:t>
      </w:r>
      <w:r w:rsidRPr="001D450F">
        <w:rPr>
          <w:rFonts w:hint="eastAsia"/>
          <w:sz w:val="24"/>
        </w:rPr>
        <w:t>--</w:t>
      </w:r>
      <w:r w:rsidRPr="001D450F">
        <w:rPr>
          <w:sz w:val="24"/>
        </w:rPr>
        <w:t>PIB</w:t>
      </w:r>
      <w:r w:rsidRPr="001D450F">
        <w:rPr>
          <w:rFonts w:hint="eastAsia"/>
          <w:sz w:val="24"/>
        </w:rPr>
        <w:t>全自动化的合成过程为</w:t>
      </w:r>
      <w:r w:rsidRPr="001D450F">
        <w:rPr>
          <w:sz w:val="24"/>
        </w:rPr>
        <w:t>[</w:t>
      </w:r>
      <w:r w:rsidRPr="001D450F">
        <w:rPr>
          <w:sz w:val="24"/>
          <w:vertAlign w:val="superscript"/>
        </w:rPr>
        <w:t>11</w:t>
      </w:r>
      <w:r w:rsidRPr="001D450F">
        <w:rPr>
          <w:sz w:val="24"/>
        </w:rPr>
        <w:t>C]PIB</w:t>
      </w:r>
      <w:r w:rsidRPr="001D450F">
        <w:rPr>
          <w:rFonts w:hint="eastAsia"/>
          <w:sz w:val="24"/>
        </w:rPr>
        <w:t>在我们国内临床普及应用奠定了基础。</w:t>
      </w:r>
    </w:p>
    <w:p w14:paraId="69F75309" w14:textId="77777777" w:rsidR="00023898" w:rsidRDefault="00BB5948" w:rsidP="00023898">
      <w:pPr>
        <w:pStyle w:val="aa"/>
        <w:spacing w:after="0" w:line="400" w:lineRule="exact"/>
        <w:ind w:leftChars="0" w:left="0" w:firstLineChars="200" w:firstLine="480"/>
        <w:rPr>
          <w:sz w:val="24"/>
        </w:rPr>
      </w:pPr>
      <w:r w:rsidRPr="001D450F">
        <w:rPr>
          <w:rFonts w:hint="eastAsia"/>
          <w:sz w:val="24"/>
        </w:rPr>
        <w:t>PMOD</w:t>
      </w:r>
      <w:r w:rsidRPr="001D450F">
        <w:rPr>
          <w:rFonts w:hint="eastAsia"/>
          <w:sz w:val="24"/>
        </w:rPr>
        <w:t>为脑部各脑区分析提供一种定量方法，</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sz w:val="24"/>
        </w:rPr>
        <w:t xml:space="preserve"> </w:t>
      </w:r>
      <w:r w:rsidRPr="001D450F">
        <w:rPr>
          <w:rFonts w:hint="eastAsia"/>
          <w:sz w:val="24"/>
        </w:rPr>
        <w:t>PET</w:t>
      </w:r>
      <w:r w:rsidRPr="001D450F">
        <w:rPr>
          <w:rFonts w:hint="eastAsia"/>
          <w:sz w:val="24"/>
        </w:rPr>
        <w:t>检查显示临床诊断为</w:t>
      </w:r>
      <w:r w:rsidRPr="001D450F">
        <w:rPr>
          <w:rFonts w:hint="eastAsia"/>
          <w:sz w:val="24"/>
        </w:rPr>
        <w:t>aMCI</w:t>
      </w:r>
      <w:r w:rsidRPr="001D450F">
        <w:rPr>
          <w:rFonts w:hint="eastAsia"/>
          <w:sz w:val="24"/>
        </w:rPr>
        <w:t>的</w:t>
      </w:r>
      <w:r w:rsidRPr="001D450F">
        <w:rPr>
          <w:rFonts w:hint="eastAsia"/>
          <w:sz w:val="24"/>
        </w:rPr>
        <w:t>17</w:t>
      </w:r>
      <w:r w:rsidRPr="001D450F">
        <w:rPr>
          <w:rFonts w:hint="eastAsia"/>
          <w:sz w:val="24"/>
        </w:rPr>
        <w:t>例病例，其</w:t>
      </w:r>
      <w:r w:rsidRPr="001D450F">
        <w:rPr>
          <w:rStyle w:val="a4"/>
          <w:rFonts w:cs="Arial" w:hint="eastAsia"/>
          <w:b w:val="0"/>
          <w:sz w:val="24"/>
        </w:rPr>
        <w:t>在</w:t>
      </w:r>
      <w:r w:rsidRPr="001D450F">
        <w:rPr>
          <w:rStyle w:val="a4"/>
          <w:rFonts w:cs="Arial" w:hint="eastAsia"/>
          <w:b w:val="0"/>
          <w:sz w:val="24"/>
        </w:rPr>
        <w:t>aMCI</w:t>
      </w:r>
      <w:r w:rsidRPr="001D450F">
        <w:rPr>
          <w:rStyle w:val="a4"/>
          <w:rFonts w:cs="Arial" w:hint="eastAsia"/>
          <w:b w:val="0"/>
          <w:sz w:val="24"/>
        </w:rPr>
        <w:t>筛选的阳性率为</w:t>
      </w:r>
      <w:r w:rsidRPr="001D450F">
        <w:rPr>
          <w:rStyle w:val="a4"/>
          <w:rFonts w:cs="Arial" w:hint="eastAsia"/>
          <w:b w:val="0"/>
          <w:sz w:val="24"/>
        </w:rPr>
        <w:t>76.5%</w:t>
      </w:r>
      <w:r w:rsidRPr="001D450F">
        <w:rPr>
          <w:rStyle w:val="a4"/>
          <w:rFonts w:cs="Arial" w:hint="eastAsia"/>
          <w:b w:val="0"/>
          <w:sz w:val="24"/>
        </w:rPr>
        <w:t>，进一步研究有待于今后随访确定。</w:t>
      </w:r>
      <w:r w:rsidRPr="001D450F">
        <w:rPr>
          <w:rStyle w:val="a4"/>
          <w:rFonts w:cs="Arial"/>
          <w:b w:val="0"/>
          <w:sz w:val="24"/>
        </w:rPr>
        <w:t>[</w:t>
      </w:r>
      <w:r w:rsidRPr="001D450F">
        <w:rPr>
          <w:rStyle w:val="a4"/>
          <w:rFonts w:cs="Arial"/>
          <w:b w:val="0"/>
          <w:sz w:val="24"/>
          <w:vertAlign w:val="superscript"/>
        </w:rPr>
        <w:t>11</w:t>
      </w:r>
      <w:r w:rsidRPr="001D450F">
        <w:rPr>
          <w:rStyle w:val="a4"/>
          <w:rFonts w:cs="Arial"/>
          <w:b w:val="0"/>
          <w:sz w:val="24"/>
        </w:rPr>
        <w:t>C]</w:t>
      </w:r>
      <w:r w:rsidRPr="001D450F">
        <w:rPr>
          <w:rStyle w:val="a4"/>
          <w:rFonts w:cs="Arial" w:hint="eastAsia"/>
          <w:b w:val="0"/>
          <w:sz w:val="24"/>
        </w:rPr>
        <w:t>-</w:t>
      </w:r>
      <w:r w:rsidRPr="001D450F">
        <w:rPr>
          <w:rStyle w:val="a4"/>
          <w:rFonts w:cs="Arial"/>
          <w:b w:val="0"/>
          <w:sz w:val="24"/>
        </w:rPr>
        <w:t>PIB</w:t>
      </w:r>
      <w:r w:rsidRPr="001D450F">
        <w:rPr>
          <w:sz w:val="24"/>
        </w:rPr>
        <w:t xml:space="preserve"> </w:t>
      </w:r>
      <w:r w:rsidRPr="001D450F">
        <w:rPr>
          <w:rFonts w:hint="eastAsia"/>
          <w:sz w:val="24"/>
        </w:rPr>
        <w:t>PET</w:t>
      </w:r>
      <w:r w:rsidRPr="001D450F">
        <w:rPr>
          <w:rFonts w:hint="eastAsia"/>
          <w:sz w:val="24"/>
        </w:rPr>
        <w:t>的临床方法学研究为今后</w:t>
      </w:r>
      <w:r w:rsidRPr="001D450F">
        <w:rPr>
          <w:rFonts w:hint="eastAsia"/>
          <w:sz w:val="24"/>
        </w:rPr>
        <w:t>Tau</w:t>
      </w:r>
      <w:r w:rsidRPr="001D450F">
        <w:rPr>
          <w:rFonts w:hint="eastAsia"/>
          <w:sz w:val="24"/>
        </w:rPr>
        <w:t>蛋白显像的临床应用提供方法学借鉴。</w:t>
      </w:r>
    </w:p>
    <w:p w14:paraId="40ABB1DA" w14:textId="26EA6F26" w:rsidR="006037FA" w:rsidRDefault="006037FA" w:rsidP="006037FA">
      <w:pPr>
        <w:pStyle w:val="aa"/>
        <w:spacing w:after="0" w:line="400" w:lineRule="exact"/>
        <w:ind w:leftChars="0" w:left="0" w:firstLineChars="200" w:firstLine="480"/>
        <w:rPr>
          <w:sz w:val="24"/>
        </w:rPr>
      </w:pPr>
      <w:r w:rsidRPr="006037FA">
        <w:rPr>
          <w:rFonts w:hint="eastAsia"/>
          <w:sz w:val="24"/>
        </w:rPr>
        <w:lastRenderedPageBreak/>
        <w:t>2009</w:t>
      </w:r>
      <w:r w:rsidRPr="006037FA">
        <w:rPr>
          <w:rFonts w:hint="eastAsia"/>
          <w:sz w:val="24"/>
        </w:rPr>
        <w:t>年英国伦敦帝国学院的</w:t>
      </w:r>
      <w:r w:rsidRPr="006037FA">
        <w:rPr>
          <w:rFonts w:hint="eastAsia"/>
          <w:sz w:val="24"/>
        </w:rPr>
        <w:t>Okello A</w:t>
      </w:r>
      <w:r w:rsidRPr="006037FA">
        <w:rPr>
          <w:rFonts w:hint="eastAsia"/>
          <w:sz w:val="24"/>
        </w:rPr>
        <w:t>等对</w:t>
      </w:r>
      <w:r w:rsidRPr="006037FA">
        <w:rPr>
          <w:rFonts w:hint="eastAsia"/>
          <w:sz w:val="24"/>
        </w:rPr>
        <w:t>31</w:t>
      </w:r>
      <w:r w:rsidRPr="006037FA">
        <w:rPr>
          <w:rFonts w:hint="eastAsia"/>
          <w:sz w:val="24"/>
        </w:rPr>
        <w:t>例</w:t>
      </w:r>
      <w:r w:rsidRPr="006037FA">
        <w:rPr>
          <w:rFonts w:hint="eastAsia"/>
          <w:sz w:val="24"/>
        </w:rPr>
        <w:t>aMCI</w:t>
      </w:r>
      <w:r w:rsidRPr="006037FA">
        <w:rPr>
          <w:rFonts w:hint="eastAsia"/>
          <w:sz w:val="24"/>
        </w:rPr>
        <w:t>进行了</w:t>
      </w:r>
      <w:r w:rsidRPr="006037FA">
        <w:rPr>
          <w:rFonts w:hint="eastAsia"/>
          <w:sz w:val="24"/>
        </w:rPr>
        <w:t>PIB</w:t>
      </w:r>
      <w:r w:rsidRPr="006037FA">
        <w:rPr>
          <w:rFonts w:hint="eastAsia"/>
          <w:sz w:val="24"/>
        </w:rPr>
        <w:t>显像，其中</w:t>
      </w:r>
      <w:r w:rsidRPr="006037FA">
        <w:rPr>
          <w:rFonts w:hint="eastAsia"/>
          <w:sz w:val="24"/>
        </w:rPr>
        <w:t>17</w:t>
      </w:r>
      <w:r w:rsidRPr="006037FA">
        <w:rPr>
          <w:rFonts w:hint="eastAsia"/>
          <w:sz w:val="24"/>
        </w:rPr>
        <w:t>例（</w:t>
      </w:r>
      <w:r w:rsidRPr="006037FA">
        <w:rPr>
          <w:rFonts w:hint="eastAsia"/>
          <w:sz w:val="24"/>
        </w:rPr>
        <w:t>55%</w:t>
      </w:r>
      <w:r w:rsidRPr="006037FA">
        <w:rPr>
          <w:rFonts w:hint="eastAsia"/>
          <w:sz w:val="24"/>
        </w:rPr>
        <w:t>）</w:t>
      </w:r>
      <w:r w:rsidRPr="006037FA">
        <w:rPr>
          <w:rFonts w:hint="eastAsia"/>
          <w:sz w:val="24"/>
        </w:rPr>
        <w:t>PIB</w:t>
      </w:r>
      <w:r w:rsidRPr="006037FA">
        <w:rPr>
          <w:rFonts w:hint="eastAsia"/>
          <w:sz w:val="24"/>
        </w:rPr>
        <w:t>阳性，</w:t>
      </w:r>
      <w:r w:rsidRPr="006037FA">
        <w:rPr>
          <w:rFonts w:hint="eastAsia"/>
          <w:sz w:val="24"/>
        </w:rPr>
        <w:t>14</w:t>
      </w:r>
      <w:r w:rsidRPr="006037FA">
        <w:rPr>
          <w:rFonts w:hint="eastAsia"/>
          <w:sz w:val="24"/>
        </w:rPr>
        <w:t>例</w:t>
      </w:r>
      <w:r w:rsidRPr="006037FA">
        <w:rPr>
          <w:rFonts w:hint="eastAsia"/>
          <w:sz w:val="24"/>
        </w:rPr>
        <w:t>PIB</w:t>
      </w:r>
      <w:r w:rsidRPr="006037FA">
        <w:rPr>
          <w:rFonts w:hint="eastAsia"/>
          <w:sz w:val="24"/>
        </w:rPr>
        <w:t>阴性，随访</w:t>
      </w:r>
      <w:r w:rsidRPr="006037FA">
        <w:rPr>
          <w:rFonts w:hint="eastAsia"/>
          <w:sz w:val="24"/>
        </w:rPr>
        <w:t>1</w:t>
      </w:r>
      <w:r w:rsidRPr="006037FA">
        <w:rPr>
          <w:rFonts w:hint="eastAsia"/>
          <w:sz w:val="24"/>
        </w:rPr>
        <w:t>～</w:t>
      </w:r>
      <w:r w:rsidRPr="006037FA">
        <w:rPr>
          <w:rFonts w:hint="eastAsia"/>
          <w:sz w:val="24"/>
        </w:rPr>
        <w:t>3</w:t>
      </w:r>
      <w:r w:rsidRPr="006037FA">
        <w:rPr>
          <w:rFonts w:hint="eastAsia"/>
          <w:sz w:val="24"/>
        </w:rPr>
        <w:t>年中</w:t>
      </w:r>
      <w:r w:rsidRPr="006037FA">
        <w:rPr>
          <w:rFonts w:hint="eastAsia"/>
          <w:sz w:val="24"/>
        </w:rPr>
        <w:t>PIB</w:t>
      </w:r>
      <w:r w:rsidRPr="006037FA">
        <w:rPr>
          <w:rFonts w:hint="eastAsia"/>
          <w:sz w:val="24"/>
        </w:rPr>
        <w:t>阳性的</w:t>
      </w:r>
      <w:r w:rsidRPr="006037FA">
        <w:rPr>
          <w:rFonts w:hint="eastAsia"/>
          <w:sz w:val="24"/>
        </w:rPr>
        <w:t>14</w:t>
      </w:r>
      <w:r w:rsidRPr="006037FA">
        <w:rPr>
          <w:rFonts w:hint="eastAsia"/>
          <w:sz w:val="24"/>
        </w:rPr>
        <w:t>例（</w:t>
      </w:r>
      <w:r w:rsidRPr="006037FA">
        <w:rPr>
          <w:rFonts w:hint="eastAsia"/>
          <w:sz w:val="24"/>
        </w:rPr>
        <w:t>82%</w:t>
      </w:r>
      <w:r w:rsidRPr="006037FA">
        <w:rPr>
          <w:rFonts w:hint="eastAsia"/>
          <w:sz w:val="24"/>
        </w:rPr>
        <w:t>）转化为</w:t>
      </w:r>
      <w:r w:rsidRPr="006037FA">
        <w:rPr>
          <w:rFonts w:hint="eastAsia"/>
          <w:sz w:val="24"/>
        </w:rPr>
        <w:t>AD</w:t>
      </w:r>
      <w:r w:rsidRPr="006037FA">
        <w:rPr>
          <w:rFonts w:hint="eastAsia"/>
          <w:sz w:val="24"/>
        </w:rPr>
        <w:t>，而</w:t>
      </w:r>
      <w:r w:rsidRPr="006037FA">
        <w:rPr>
          <w:rFonts w:hint="eastAsia"/>
          <w:sz w:val="24"/>
        </w:rPr>
        <w:t>PIB</w:t>
      </w:r>
      <w:r w:rsidRPr="006037FA">
        <w:rPr>
          <w:rFonts w:hint="eastAsia"/>
          <w:sz w:val="24"/>
        </w:rPr>
        <w:t>阴性仅有</w:t>
      </w:r>
      <w:r w:rsidRPr="006037FA">
        <w:rPr>
          <w:rFonts w:hint="eastAsia"/>
          <w:sz w:val="24"/>
        </w:rPr>
        <w:t>1</w:t>
      </w:r>
      <w:r w:rsidRPr="006037FA">
        <w:rPr>
          <w:rFonts w:hint="eastAsia"/>
          <w:sz w:val="24"/>
        </w:rPr>
        <w:t>例（</w:t>
      </w:r>
      <w:r w:rsidRPr="006037FA">
        <w:rPr>
          <w:rFonts w:hint="eastAsia"/>
          <w:sz w:val="24"/>
        </w:rPr>
        <w:t>7%</w:t>
      </w:r>
      <w:r w:rsidRPr="006037FA">
        <w:rPr>
          <w:rFonts w:hint="eastAsia"/>
          <w:sz w:val="24"/>
        </w:rPr>
        <w:t>）转化为</w:t>
      </w:r>
      <w:r w:rsidRPr="006037FA">
        <w:rPr>
          <w:rFonts w:hint="eastAsia"/>
          <w:sz w:val="24"/>
        </w:rPr>
        <w:t>AD</w:t>
      </w:r>
      <w:r w:rsidRPr="006037FA">
        <w:rPr>
          <w:rFonts w:hint="eastAsia"/>
          <w:sz w:val="24"/>
        </w:rPr>
        <w:t>。</w:t>
      </w:r>
      <w:r w:rsidRPr="006037FA">
        <w:rPr>
          <w:rFonts w:hint="eastAsia"/>
          <w:sz w:val="24"/>
        </w:rPr>
        <w:t>PIB</w:t>
      </w:r>
      <w:r w:rsidRPr="006037FA">
        <w:rPr>
          <w:rFonts w:hint="eastAsia"/>
          <w:sz w:val="24"/>
        </w:rPr>
        <w:t>阳性组中</w:t>
      </w:r>
      <w:r w:rsidRPr="006037FA">
        <w:rPr>
          <w:rFonts w:hint="eastAsia"/>
          <w:sz w:val="24"/>
        </w:rPr>
        <w:t>8</w:t>
      </w:r>
      <w:r w:rsidRPr="006037FA">
        <w:rPr>
          <w:rFonts w:hint="eastAsia"/>
          <w:sz w:val="24"/>
        </w:rPr>
        <w:t>例是在显像后</w:t>
      </w:r>
      <w:r w:rsidRPr="006037FA">
        <w:rPr>
          <w:rFonts w:hint="eastAsia"/>
          <w:sz w:val="24"/>
        </w:rPr>
        <w:t>1</w:t>
      </w:r>
      <w:r w:rsidRPr="006037FA">
        <w:rPr>
          <w:rFonts w:hint="eastAsia"/>
          <w:sz w:val="24"/>
        </w:rPr>
        <w:t>年内转化为</w:t>
      </w:r>
      <w:r w:rsidRPr="006037FA">
        <w:rPr>
          <w:rFonts w:hint="eastAsia"/>
          <w:sz w:val="24"/>
        </w:rPr>
        <w:t>AD</w:t>
      </w:r>
      <w:r w:rsidRPr="006037FA">
        <w:rPr>
          <w:rFonts w:hint="eastAsia"/>
          <w:sz w:val="24"/>
        </w:rPr>
        <w:t>，其前扣带回、额叶皮质</w:t>
      </w:r>
      <w:r w:rsidRPr="006037FA">
        <w:rPr>
          <w:rFonts w:hint="eastAsia"/>
          <w:sz w:val="24"/>
        </w:rPr>
        <w:t>PIB</w:t>
      </w:r>
      <w:r w:rsidRPr="006037FA">
        <w:rPr>
          <w:rFonts w:hint="eastAsia"/>
          <w:sz w:val="24"/>
        </w:rPr>
        <w:t>分布明显高于慢速转化者。</w:t>
      </w:r>
      <w:r w:rsidRPr="006037FA">
        <w:rPr>
          <w:rFonts w:hint="eastAsia"/>
          <w:sz w:val="24"/>
        </w:rPr>
        <w:t>PIB</w:t>
      </w:r>
      <w:r w:rsidRPr="006037FA">
        <w:rPr>
          <w:rFonts w:hint="eastAsia"/>
          <w:sz w:val="24"/>
        </w:rPr>
        <w:t>阳性</w:t>
      </w:r>
      <w:r w:rsidRPr="006037FA">
        <w:rPr>
          <w:rFonts w:hint="eastAsia"/>
          <w:sz w:val="24"/>
        </w:rPr>
        <w:t>MCI</w:t>
      </w:r>
      <w:r w:rsidRPr="006037FA">
        <w:rPr>
          <w:rFonts w:hint="eastAsia"/>
          <w:sz w:val="24"/>
        </w:rPr>
        <w:t>（</w:t>
      </w:r>
      <w:r w:rsidRPr="006037FA">
        <w:rPr>
          <w:rFonts w:hint="eastAsia"/>
          <w:sz w:val="24"/>
        </w:rPr>
        <w:t>7</w:t>
      </w:r>
      <w:r w:rsidRPr="006037FA">
        <w:rPr>
          <w:rFonts w:hint="eastAsia"/>
          <w:sz w:val="24"/>
        </w:rPr>
        <w:t>例）携带</w:t>
      </w:r>
      <w:r w:rsidRPr="006037FA">
        <w:rPr>
          <w:rFonts w:hint="eastAsia"/>
          <w:sz w:val="24"/>
        </w:rPr>
        <w:t>ApoE4</w:t>
      </w:r>
      <w:r w:rsidRPr="006037FA">
        <w:rPr>
          <w:rFonts w:hint="eastAsia"/>
          <w:sz w:val="24"/>
        </w:rPr>
        <w:t>基因可能会加速向</w:t>
      </w:r>
      <w:r w:rsidRPr="006037FA">
        <w:rPr>
          <w:rFonts w:hint="eastAsia"/>
          <w:sz w:val="24"/>
        </w:rPr>
        <w:t>AD</w:t>
      </w:r>
      <w:r w:rsidRPr="006037FA">
        <w:rPr>
          <w:rFonts w:hint="eastAsia"/>
          <w:sz w:val="24"/>
        </w:rPr>
        <w:t>转化。</w:t>
      </w:r>
      <w:r w:rsidRPr="006037FA">
        <w:rPr>
          <w:rFonts w:hint="eastAsia"/>
          <w:sz w:val="24"/>
        </w:rPr>
        <w:t>PIB</w:t>
      </w:r>
      <w:r w:rsidRPr="006037FA">
        <w:rPr>
          <w:rFonts w:hint="eastAsia"/>
          <w:sz w:val="24"/>
        </w:rPr>
        <w:t>阳性的</w:t>
      </w:r>
      <w:r w:rsidRPr="006037FA">
        <w:rPr>
          <w:rFonts w:hint="eastAsia"/>
          <w:sz w:val="24"/>
        </w:rPr>
        <w:t>MCI</w:t>
      </w:r>
      <w:r w:rsidRPr="006037FA">
        <w:rPr>
          <w:rFonts w:hint="eastAsia"/>
          <w:sz w:val="24"/>
        </w:rPr>
        <w:t>转化为</w:t>
      </w:r>
      <w:r w:rsidRPr="006037FA">
        <w:rPr>
          <w:rFonts w:hint="eastAsia"/>
          <w:sz w:val="24"/>
        </w:rPr>
        <w:t>AD</w:t>
      </w:r>
      <w:r w:rsidRPr="006037FA">
        <w:rPr>
          <w:rFonts w:hint="eastAsia"/>
          <w:sz w:val="24"/>
        </w:rPr>
        <w:t>者明显高于</w:t>
      </w:r>
      <w:r w:rsidRPr="006037FA">
        <w:rPr>
          <w:rFonts w:hint="eastAsia"/>
          <w:sz w:val="24"/>
        </w:rPr>
        <w:t>PIB</w:t>
      </w:r>
      <w:r w:rsidRPr="006037FA">
        <w:rPr>
          <w:rFonts w:hint="eastAsia"/>
          <w:sz w:val="24"/>
        </w:rPr>
        <w:t>阴性者，且转化速率与其初始</w:t>
      </w:r>
      <w:r w:rsidRPr="006037FA">
        <w:rPr>
          <w:rFonts w:hint="eastAsia"/>
          <w:sz w:val="24"/>
        </w:rPr>
        <w:t>PIB</w:t>
      </w:r>
      <w:r w:rsidRPr="006037FA">
        <w:rPr>
          <w:rFonts w:hint="eastAsia"/>
          <w:sz w:val="24"/>
        </w:rPr>
        <w:t>分布水平相关。</w:t>
      </w:r>
    </w:p>
    <w:p w14:paraId="167A4DF0" w14:textId="77777777" w:rsidR="00C30347" w:rsidRDefault="00C30347" w:rsidP="00D63EDD">
      <w:pPr>
        <w:pStyle w:val="aa"/>
        <w:spacing w:after="0" w:line="400" w:lineRule="exact"/>
        <w:ind w:leftChars="0" w:left="0"/>
        <w:rPr>
          <w:sz w:val="24"/>
        </w:rPr>
      </w:pPr>
    </w:p>
    <w:p w14:paraId="77AB5A2C" w14:textId="77777777" w:rsidR="00C30347" w:rsidRPr="00C30347" w:rsidRDefault="00C30347" w:rsidP="00C30347">
      <w:pPr>
        <w:widowControl/>
        <w:autoSpaceDE w:val="0"/>
        <w:autoSpaceDN w:val="0"/>
        <w:adjustRightInd w:val="0"/>
        <w:jc w:val="left"/>
        <w:rPr>
          <w:b/>
          <w:sz w:val="24"/>
        </w:rPr>
      </w:pPr>
      <w:r w:rsidRPr="00C30347">
        <w:rPr>
          <w:rFonts w:hint="eastAsia"/>
          <w:b/>
          <w:sz w:val="24"/>
        </w:rPr>
        <w:t>基金支持：</w:t>
      </w:r>
    </w:p>
    <w:p w14:paraId="7C202153" w14:textId="03AF2EEB" w:rsidR="00C30347" w:rsidRPr="00D63EDD" w:rsidRDefault="00C30347" w:rsidP="00D63EDD">
      <w:pPr>
        <w:pStyle w:val="aa"/>
        <w:spacing w:after="0" w:line="400" w:lineRule="exact"/>
        <w:ind w:leftChars="0" w:left="0" w:firstLineChars="200" w:firstLine="480"/>
        <w:rPr>
          <w:sz w:val="24"/>
        </w:rPr>
      </w:pPr>
      <w:r w:rsidRPr="00D63EDD">
        <w:rPr>
          <w:rFonts w:hint="eastAsia"/>
          <w:sz w:val="24"/>
        </w:rPr>
        <w:t>国家自然科学基金（项目编号：</w:t>
      </w:r>
      <w:r w:rsidRPr="00D63EDD">
        <w:rPr>
          <w:sz w:val="24"/>
        </w:rPr>
        <w:t>81571345</w:t>
      </w:r>
      <w:r w:rsidRPr="00D63EDD">
        <w:rPr>
          <w:rFonts w:hint="eastAsia"/>
          <w:sz w:val="24"/>
        </w:rPr>
        <w:t>，</w:t>
      </w:r>
      <w:r w:rsidRPr="00D63EDD">
        <w:rPr>
          <w:sz w:val="24"/>
        </w:rPr>
        <w:t xml:space="preserve">81701732 </w:t>
      </w:r>
      <w:r w:rsidRPr="00D63EDD">
        <w:rPr>
          <w:rFonts w:hint="eastAsia"/>
          <w:sz w:val="24"/>
        </w:rPr>
        <w:t>），上海市科委课题（</w:t>
      </w:r>
      <w:r w:rsidRPr="00D63EDD">
        <w:rPr>
          <w:sz w:val="24"/>
        </w:rPr>
        <w:t>(</w:t>
      </w:r>
      <w:r w:rsidRPr="00D63EDD">
        <w:rPr>
          <w:rFonts w:hint="eastAsia"/>
          <w:sz w:val="24"/>
        </w:rPr>
        <w:t>项目编：</w:t>
      </w:r>
      <w:r w:rsidRPr="00D63EDD">
        <w:rPr>
          <w:sz w:val="24"/>
        </w:rPr>
        <w:t>14DZ193040</w:t>
      </w:r>
      <w:r w:rsidRPr="00D63EDD">
        <w:rPr>
          <w:rFonts w:hint="eastAsia"/>
          <w:sz w:val="24"/>
        </w:rPr>
        <w:t>0</w:t>
      </w:r>
      <w:r w:rsidRPr="00D63EDD">
        <w:rPr>
          <w:rFonts w:hint="eastAsia"/>
          <w:sz w:val="24"/>
        </w:rPr>
        <w:t>，</w:t>
      </w:r>
      <w:r w:rsidRPr="00D63EDD">
        <w:rPr>
          <w:sz w:val="24"/>
        </w:rPr>
        <w:t xml:space="preserve"> 14DZ1930402),</w:t>
      </w:r>
      <w:r w:rsidRPr="00D63EDD">
        <w:rPr>
          <w:rFonts w:hint="eastAsia"/>
          <w:sz w:val="24"/>
        </w:rPr>
        <w:t xml:space="preserve"> </w:t>
      </w:r>
      <w:r w:rsidRPr="00D63EDD">
        <w:rPr>
          <w:rFonts w:hint="eastAsia"/>
          <w:sz w:val="24"/>
        </w:rPr>
        <w:t>复旦大学老年医学专项支持计划（项目编号：</w:t>
      </w:r>
      <w:r w:rsidRPr="00D63EDD">
        <w:rPr>
          <w:sz w:val="24"/>
        </w:rPr>
        <w:t>IDF151006</w:t>
      </w:r>
      <w:r w:rsidRPr="00D63EDD">
        <w:rPr>
          <w:rFonts w:hint="eastAsia"/>
          <w:sz w:val="24"/>
        </w:rPr>
        <w:t>），</w:t>
      </w:r>
      <w:r w:rsidRPr="00D63EDD">
        <w:rPr>
          <w:sz w:val="24"/>
        </w:rPr>
        <w:t>国家重点研发计划</w:t>
      </w:r>
      <w:r w:rsidRPr="00D63EDD">
        <w:rPr>
          <w:sz w:val="24"/>
        </w:rPr>
        <w:t>“</w:t>
      </w:r>
      <w:r w:rsidRPr="00D63EDD">
        <w:rPr>
          <w:sz w:val="24"/>
        </w:rPr>
        <w:t>重大慢性非传染性疾病防控研究</w:t>
      </w:r>
      <w:r w:rsidRPr="00D63EDD">
        <w:rPr>
          <w:sz w:val="24"/>
        </w:rPr>
        <w:t>”</w:t>
      </w:r>
      <w:r w:rsidRPr="00D63EDD">
        <w:rPr>
          <w:sz w:val="24"/>
        </w:rPr>
        <w:t>重点专项</w:t>
      </w:r>
      <w:r w:rsidRPr="00D63EDD">
        <w:rPr>
          <w:rFonts w:hint="eastAsia"/>
          <w:sz w:val="24"/>
        </w:rPr>
        <w:t>（</w:t>
      </w:r>
      <w:r w:rsidRPr="00D63EDD">
        <w:rPr>
          <w:rFonts w:hint="eastAsia"/>
          <w:sz w:val="24"/>
        </w:rPr>
        <w:t xml:space="preserve">No: </w:t>
      </w:r>
      <w:r w:rsidRPr="00D63EDD">
        <w:rPr>
          <w:sz w:val="24"/>
        </w:rPr>
        <w:t>2016YFC1306403</w:t>
      </w:r>
      <w:r w:rsidRPr="00D63EDD">
        <w:rPr>
          <w:rFonts w:hint="eastAsia"/>
          <w:sz w:val="24"/>
        </w:rPr>
        <w:t>），</w:t>
      </w:r>
      <w:r w:rsidRPr="00D63EDD">
        <w:rPr>
          <w:sz w:val="24"/>
        </w:rPr>
        <w:t>脑影像数据库与功能重建量化评估研究，上海市自然科学基金与基础重大重点研究</w:t>
      </w:r>
      <w:r w:rsidRPr="00D63EDD">
        <w:rPr>
          <w:rFonts w:hint="eastAsia"/>
          <w:sz w:val="24"/>
        </w:rPr>
        <w:t>（</w:t>
      </w:r>
      <w:r w:rsidRPr="00D63EDD">
        <w:rPr>
          <w:rFonts w:hint="eastAsia"/>
          <w:sz w:val="24"/>
        </w:rPr>
        <w:t xml:space="preserve">No: </w:t>
      </w:r>
      <w:r w:rsidRPr="00D63EDD">
        <w:rPr>
          <w:sz w:val="24"/>
        </w:rPr>
        <w:t>16JC1420100</w:t>
      </w:r>
      <w:r w:rsidRPr="00D63EDD">
        <w:rPr>
          <w:rFonts w:hint="eastAsia"/>
          <w:sz w:val="24"/>
        </w:rPr>
        <w:t>），</w:t>
      </w:r>
      <w:r w:rsidRPr="00D63EDD">
        <w:rPr>
          <w:sz w:val="24"/>
        </w:rPr>
        <w:t>阿尔兹海默病研究资源库和早期诊断技术研发，上海市自然科学基金与基础重大重点研究</w:t>
      </w:r>
      <w:r w:rsidRPr="00D63EDD">
        <w:rPr>
          <w:sz w:val="24"/>
        </w:rPr>
        <w:t xml:space="preserve"> </w:t>
      </w:r>
      <w:r w:rsidRPr="00D63EDD">
        <w:rPr>
          <w:rFonts w:hint="eastAsia"/>
          <w:sz w:val="24"/>
        </w:rPr>
        <w:t>（</w:t>
      </w:r>
      <w:r w:rsidRPr="00D63EDD">
        <w:rPr>
          <w:rFonts w:hint="eastAsia"/>
          <w:sz w:val="24"/>
        </w:rPr>
        <w:t xml:space="preserve">No: </w:t>
      </w:r>
      <w:r w:rsidRPr="00D63EDD">
        <w:rPr>
          <w:sz w:val="24"/>
        </w:rPr>
        <w:t>16JC1420502</w:t>
      </w:r>
      <w:r w:rsidRPr="00D63EDD">
        <w:rPr>
          <w:rFonts w:hint="eastAsia"/>
          <w:sz w:val="24"/>
        </w:rPr>
        <w:t>）</w:t>
      </w:r>
      <w:r w:rsidRPr="00D63EDD">
        <w:rPr>
          <w:rFonts w:hint="eastAsia"/>
          <w:sz w:val="24"/>
        </w:rPr>
        <w:t>.</w:t>
      </w:r>
    </w:p>
    <w:p w14:paraId="364E3042" w14:textId="77777777" w:rsidR="00C30347" w:rsidRPr="00C30347" w:rsidRDefault="00C30347" w:rsidP="00C30347">
      <w:pPr>
        <w:pStyle w:val="aa"/>
        <w:spacing w:after="0" w:line="400" w:lineRule="exact"/>
        <w:ind w:leftChars="0" w:left="0"/>
        <w:rPr>
          <w:sz w:val="24"/>
        </w:rPr>
      </w:pPr>
    </w:p>
    <w:p w14:paraId="503963C6" w14:textId="77777777" w:rsidR="00BB5948" w:rsidRPr="001D450F" w:rsidRDefault="00BB5948" w:rsidP="00023898">
      <w:pPr>
        <w:pStyle w:val="aa"/>
        <w:spacing w:after="0" w:line="400" w:lineRule="exact"/>
        <w:ind w:leftChars="0" w:left="0"/>
        <w:rPr>
          <w:sz w:val="24"/>
        </w:rPr>
      </w:pPr>
      <w:r w:rsidRPr="001D450F">
        <w:rPr>
          <w:rFonts w:hint="eastAsia"/>
          <w:b/>
          <w:sz w:val="24"/>
          <w:szCs w:val="24"/>
        </w:rPr>
        <w:t>参考文献</w:t>
      </w:r>
    </w:p>
    <w:p w14:paraId="44B58529" w14:textId="77777777" w:rsidR="00BB5948" w:rsidRPr="001D450F" w:rsidRDefault="00F0245A" w:rsidP="00BB5948">
      <w:pPr>
        <w:spacing w:line="400" w:lineRule="exact"/>
        <w:rPr>
          <w:noProof/>
          <w:sz w:val="24"/>
          <w:szCs w:val="20"/>
        </w:rPr>
      </w:pPr>
      <w:r w:rsidRPr="001D450F">
        <w:rPr>
          <w:sz w:val="24"/>
          <w:szCs w:val="20"/>
        </w:rPr>
        <w:fldChar w:fldCharType="begin"/>
      </w:r>
      <w:r w:rsidR="00BB5948" w:rsidRPr="001D450F">
        <w:rPr>
          <w:sz w:val="24"/>
          <w:szCs w:val="20"/>
        </w:rPr>
        <w:instrText xml:space="preserve"> ADDIN EN.REFLIST </w:instrText>
      </w:r>
      <w:r w:rsidRPr="001D450F">
        <w:rPr>
          <w:sz w:val="24"/>
          <w:szCs w:val="20"/>
        </w:rPr>
        <w:fldChar w:fldCharType="separate"/>
      </w:r>
      <w:r w:rsidR="00BB5948" w:rsidRPr="001D450F">
        <w:rPr>
          <w:noProof/>
          <w:sz w:val="24"/>
          <w:szCs w:val="20"/>
        </w:rPr>
        <w:t>[1] Mathis CA, Wang Y, Holt DP, et al. Synthesis and evaluation of 11C-labeled 6-substituted 2-arylbenzothiazoles as amyloid imaging agents [J]. Journal of medicinal chemistry, 2003, 46(13):2740-2754.</w:t>
      </w:r>
    </w:p>
    <w:p w14:paraId="02C254C2" w14:textId="77777777" w:rsidR="00BB5948" w:rsidRPr="001D450F" w:rsidRDefault="00BB5948" w:rsidP="00BB5948">
      <w:pPr>
        <w:spacing w:line="400" w:lineRule="exact"/>
        <w:rPr>
          <w:noProof/>
          <w:sz w:val="24"/>
          <w:szCs w:val="20"/>
        </w:rPr>
      </w:pPr>
      <w:r w:rsidRPr="001D450F">
        <w:rPr>
          <w:noProof/>
          <w:sz w:val="24"/>
          <w:szCs w:val="20"/>
        </w:rPr>
        <w:t>[2] Wilson AA, Garcia A, Chestakova A, et al. A rapid one-step radiosynthesis of the β-amyloid imaging radiotracer N-methyl-[</w:t>
      </w:r>
      <w:r w:rsidRPr="001D450F">
        <w:rPr>
          <w:noProof/>
          <w:sz w:val="24"/>
          <w:szCs w:val="20"/>
          <w:vertAlign w:val="superscript"/>
        </w:rPr>
        <w:t>11</w:t>
      </w:r>
      <w:r w:rsidRPr="001D450F">
        <w:rPr>
          <w:noProof/>
          <w:sz w:val="24"/>
          <w:szCs w:val="20"/>
        </w:rPr>
        <w:t>C] 2-(4'-methylaminophenyl)-6-</w:t>
      </w:r>
      <w:r w:rsidRPr="001D450F">
        <w:rPr>
          <w:rFonts w:hint="eastAsia"/>
          <w:noProof/>
          <w:sz w:val="24"/>
          <w:szCs w:val="20"/>
        </w:rPr>
        <w:t xml:space="preserve"> </w:t>
      </w:r>
      <w:r w:rsidRPr="001D450F">
        <w:rPr>
          <w:noProof/>
          <w:sz w:val="24"/>
          <w:szCs w:val="20"/>
        </w:rPr>
        <w:t>hydroxybenzothiazole ([</w:t>
      </w:r>
      <w:r w:rsidRPr="001D450F">
        <w:rPr>
          <w:noProof/>
          <w:sz w:val="24"/>
          <w:szCs w:val="20"/>
          <w:vertAlign w:val="superscript"/>
        </w:rPr>
        <w:t>11</w:t>
      </w:r>
      <w:r w:rsidRPr="001D450F">
        <w:rPr>
          <w:noProof/>
          <w:sz w:val="24"/>
          <w:szCs w:val="20"/>
        </w:rPr>
        <w:t>C]-6-OH-BTA-1)[J]. Journal of Labelled Compounds and Radiopharmaceuticals, 2004, 47(10):679-682.</w:t>
      </w:r>
    </w:p>
    <w:p w14:paraId="743A484D" w14:textId="77777777" w:rsidR="00BB5948" w:rsidRPr="001D450F" w:rsidRDefault="00BB5948" w:rsidP="00BB5948">
      <w:pPr>
        <w:spacing w:line="400" w:lineRule="exact"/>
        <w:rPr>
          <w:sz w:val="24"/>
          <w:szCs w:val="20"/>
        </w:rPr>
      </w:pPr>
      <w:r w:rsidRPr="001D450F">
        <w:rPr>
          <w:sz w:val="24"/>
          <w:szCs w:val="20"/>
        </w:rPr>
        <w:t>[</w:t>
      </w:r>
      <w:r w:rsidRPr="001D450F">
        <w:rPr>
          <w:rFonts w:hint="eastAsia"/>
          <w:sz w:val="24"/>
          <w:szCs w:val="20"/>
        </w:rPr>
        <w:t>3</w:t>
      </w:r>
      <w:r w:rsidRPr="001D450F">
        <w:rPr>
          <w:sz w:val="24"/>
          <w:szCs w:val="20"/>
        </w:rPr>
        <w:t xml:space="preserve">] </w:t>
      </w:r>
      <w:r w:rsidRPr="001D450F">
        <w:rPr>
          <w:rFonts w:hint="eastAsia"/>
          <w:noProof/>
          <w:sz w:val="24"/>
          <w:szCs w:val="20"/>
        </w:rPr>
        <w:t>华逢春</w:t>
      </w:r>
      <w:r w:rsidRPr="001D450F">
        <w:rPr>
          <w:noProof/>
          <w:sz w:val="24"/>
          <w:szCs w:val="20"/>
        </w:rPr>
        <w:t xml:space="preserve">, </w:t>
      </w:r>
      <w:r w:rsidRPr="001D450F">
        <w:rPr>
          <w:rFonts w:hint="eastAsia"/>
          <w:noProof/>
          <w:sz w:val="24"/>
          <w:szCs w:val="20"/>
        </w:rPr>
        <w:t>管一晖</w:t>
      </w:r>
      <w:r w:rsidRPr="001D450F">
        <w:rPr>
          <w:noProof/>
          <w:sz w:val="24"/>
          <w:szCs w:val="20"/>
        </w:rPr>
        <w:t xml:space="preserve">, </w:t>
      </w:r>
      <w:r w:rsidRPr="001D450F">
        <w:rPr>
          <w:rFonts w:hint="eastAsia"/>
          <w:noProof/>
          <w:sz w:val="24"/>
          <w:szCs w:val="20"/>
        </w:rPr>
        <w:t>丁正同，</w:t>
      </w:r>
      <w:r w:rsidRPr="001D450F">
        <w:rPr>
          <w:noProof/>
          <w:sz w:val="24"/>
          <w:szCs w:val="20"/>
        </w:rPr>
        <w:t xml:space="preserve">et al. </w:t>
      </w:r>
      <w:r w:rsidRPr="001D450F">
        <w:rPr>
          <w:rFonts w:hint="eastAsia"/>
          <w:noProof/>
          <w:sz w:val="24"/>
          <w:szCs w:val="20"/>
        </w:rPr>
        <w:t>国产化淀粉样蛋白显像剂</w:t>
      </w:r>
      <w:r w:rsidRPr="001D450F">
        <w:rPr>
          <w:noProof/>
          <w:sz w:val="24"/>
          <w:szCs w:val="20"/>
        </w:rPr>
        <w:t>[-(11)C]6-OH-BTA-1</w:t>
      </w:r>
      <w:r w:rsidRPr="001D450F">
        <w:rPr>
          <w:rFonts w:hint="eastAsia"/>
          <w:noProof/>
          <w:sz w:val="24"/>
          <w:szCs w:val="20"/>
        </w:rPr>
        <w:t>结合</w:t>
      </w:r>
      <w:r w:rsidRPr="001D450F">
        <w:rPr>
          <w:noProof/>
          <w:sz w:val="24"/>
          <w:szCs w:val="20"/>
        </w:rPr>
        <w:t>(18)F-FDG PET</w:t>
      </w:r>
      <w:r w:rsidRPr="001D450F">
        <w:rPr>
          <w:rFonts w:hint="eastAsia"/>
          <w:noProof/>
          <w:sz w:val="24"/>
          <w:szCs w:val="20"/>
        </w:rPr>
        <w:t>在阿尔茨海默病中的应用研究</w:t>
      </w:r>
      <w:r w:rsidRPr="001D450F">
        <w:rPr>
          <w:noProof/>
          <w:sz w:val="24"/>
          <w:szCs w:val="20"/>
        </w:rPr>
        <w:t xml:space="preserve"> [D]. </w:t>
      </w:r>
      <w:r w:rsidRPr="001D450F">
        <w:rPr>
          <w:rFonts w:hint="eastAsia"/>
          <w:noProof/>
          <w:sz w:val="24"/>
          <w:szCs w:val="20"/>
        </w:rPr>
        <w:t>博士</w:t>
      </w:r>
      <w:r w:rsidRPr="001D450F">
        <w:rPr>
          <w:noProof/>
          <w:sz w:val="24"/>
          <w:szCs w:val="20"/>
        </w:rPr>
        <w:t xml:space="preserve">, </w:t>
      </w:r>
      <w:r w:rsidRPr="001D450F">
        <w:rPr>
          <w:rFonts w:hint="eastAsia"/>
          <w:noProof/>
          <w:sz w:val="24"/>
          <w:szCs w:val="20"/>
        </w:rPr>
        <w:t>复旦大学</w:t>
      </w:r>
      <w:r w:rsidRPr="001D450F">
        <w:rPr>
          <w:noProof/>
          <w:sz w:val="24"/>
          <w:szCs w:val="20"/>
        </w:rPr>
        <w:t xml:space="preserve">, N1 - </w:t>
      </w:r>
      <w:r w:rsidRPr="001D450F">
        <w:rPr>
          <w:rFonts w:hint="eastAsia"/>
          <w:noProof/>
          <w:sz w:val="24"/>
          <w:szCs w:val="20"/>
        </w:rPr>
        <w:t>冯晓源</w:t>
      </w:r>
      <w:r w:rsidRPr="001D450F">
        <w:rPr>
          <w:noProof/>
          <w:sz w:val="24"/>
          <w:szCs w:val="20"/>
        </w:rPr>
        <w:t>, 2011.</w:t>
      </w:r>
    </w:p>
    <w:p w14:paraId="7AF4AA28" w14:textId="77777777" w:rsidR="00071F8B" w:rsidRPr="001D450F" w:rsidRDefault="00F0245A" w:rsidP="00BB5948">
      <w:r w:rsidRPr="001D450F">
        <w:rPr>
          <w:sz w:val="24"/>
          <w:szCs w:val="20"/>
        </w:rPr>
        <w:fldChar w:fldCharType="end"/>
      </w:r>
    </w:p>
    <w:sectPr w:rsidR="00071F8B" w:rsidRPr="001D450F" w:rsidSect="008861D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10C6C" w14:textId="77777777" w:rsidR="00902137" w:rsidRDefault="00902137" w:rsidP="00D50AF5">
      <w:r>
        <w:separator/>
      </w:r>
    </w:p>
  </w:endnote>
  <w:endnote w:type="continuationSeparator" w:id="0">
    <w:p w14:paraId="2DA90FFE" w14:textId="77777777" w:rsidR="00902137" w:rsidRDefault="00902137" w:rsidP="00D50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ngti SC Regular">
    <w:altName w:val="Arial Unicode MS"/>
    <w:charset w:val="50"/>
    <w:family w:val="auto"/>
    <w:pitch w:val="variable"/>
    <w:sig w:usb0="00000000"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方正书宋简体">
    <w:charset w:val="86"/>
    <w:family w:val="script"/>
    <w:pitch w:val="fixed"/>
    <w:sig w:usb0="00000001" w:usb1="080E0000" w:usb2="00000010" w:usb3="00000000" w:csb0="00040000" w:csb1="00000000"/>
  </w:font>
  <w:font w:name="楷体_GB2312">
    <w:altName w:val="黑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Helvetica Neue">
    <w:altName w:val="Microsoft YaHei UI"/>
    <w:charset w:val="00"/>
    <w:family w:val="auto"/>
    <w:pitch w:val="variable"/>
    <w:sig w:usb0="00000003" w:usb1="500079DB" w:usb2="00000010" w:usb3="00000000" w:csb0="00000001" w:csb1="00000000"/>
  </w:font>
  <w:font w:name="Times">
    <w:panose1 w:val="02020603050405020304"/>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14A40" w14:textId="77777777" w:rsidR="00902137" w:rsidRDefault="00902137" w:rsidP="00D50AF5">
      <w:r>
        <w:separator/>
      </w:r>
    </w:p>
  </w:footnote>
  <w:footnote w:type="continuationSeparator" w:id="0">
    <w:p w14:paraId="23693869" w14:textId="77777777" w:rsidR="00902137" w:rsidRDefault="00902137" w:rsidP="00D50A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11705DA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0464F8"/>
    <w:multiLevelType w:val="hybridMultilevel"/>
    <w:tmpl w:val="C3A87DFA"/>
    <w:lvl w:ilvl="0" w:tplc="04090011">
      <w:start w:val="1"/>
      <w:numFmt w:val="decimal"/>
      <w:lvlText w:val="%1)"/>
      <w:lvlJc w:val="left"/>
      <w:pPr>
        <w:ind w:left="960" w:hanging="480"/>
      </w:pPr>
      <w:rPr>
        <w:rFonts w:cs="Times New Roman"/>
      </w:rPr>
    </w:lvl>
    <w:lvl w:ilvl="1" w:tplc="04090019" w:tentative="1">
      <w:start w:val="1"/>
      <w:numFmt w:val="lowerLetter"/>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lowerLetter"/>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lowerLetter"/>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2" w15:restartNumberingAfterBreak="0">
    <w:nsid w:val="0B16015B"/>
    <w:multiLevelType w:val="hybridMultilevel"/>
    <w:tmpl w:val="41303342"/>
    <w:lvl w:ilvl="0" w:tplc="7F789302">
      <w:start w:val="1"/>
      <w:numFmt w:val="decimal"/>
      <w:lvlText w:val="%1)"/>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rPr>
        <w:rFonts w:cs="Times New Roman" w:hint="eastAsia"/>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 w15:restartNumberingAfterBreak="0">
    <w:nsid w:val="0F323261"/>
    <w:multiLevelType w:val="hybridMultilevel"/>
    <w:tmpl w:val="C6424770"/>
    <w:lvl w:ilvl="0" w:tplc="04090019">
      <w:start w:val="1"/>
      <w:numFmt w:val="lowerLetter"/>
      <w:lvlText w:val="%1)"/>
      <w:lvlJc w:val="left"/>
      <w:pPr>
        <w:tabs>
          <w:tab w:val="num" w:pos="420"/>
        </w:tabs>
        <w:ind w:left="420" w:hanging="420"/>
      </w:pPr>
      <w:rPr>
        <w:rFonts w:cs="Times New Roman"/>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 w15:restartNumberingAfterBreak="0">
    <w:nsid w:val="153136AD"/>
    <w:multiLevelType w:val="hybridMultilevel"/>
    <w:tmpl w:val="24F646A6"/>
    <w:lvl w:ilvl="0" w:tplc="04090011">
      <w:start w:val="1"/>
      <w:numFmt w:val="decimal"/>
      <w:lvlText w:val="%1)"/>
      <w:lvlJc w:val="left"/>
      <w:pPr>
        <w:ind w:left="960" w:hanging="480"/>
      </w:pPr>
      <w:rPr>
        <w:rFonts w:cs="Times New Roman"/>
      </w:rPr>
    </w:lvl>
    <w:lvl w:ilvl="1" w:tplc="04090019" w:tentative="1">
      <w:start w:val="1"/>
      <w:numFmt w:val="lowerLetter"/>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lowerLetter"/>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lowerLetter"/>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5" w15:restartNumberingAfterBreak="0">
    <w:nsid w:val="16A20905"/>
    <w:multiLevelType w:val="hybridMultilevel"/>
    <w:tmpl w:val="3A9610BA"/>
    <w:lvl w:ilvl="0" w:tplc="04090011">
      <w:start w:val="1"/>
      <w:numFmt w:val="decimal"/>
      <w:lvlText w:val="%1)"/>
      <w:lvlJc w:val="left"/>
      <w:pPr>
        <w:tabs>
          <w:tab w:val="num" w:pos="902"/>
        </w:tabs>
        <w:ind w:left="902" w:hanging="420"/>
      </w:pPr>
      <w:rPr>
        <w:rFonts w:cs="Times New Roman"/>
      </w:rPr>
    </w:lvl>
    <w:lvl w:ilvl="1" w:tplc="04090019" w:tentative="1">
      <w:start w:val="1"/>
      <w:numFmt w:val="lowerLetter"/>
      <w:lvlText w:val="%2)"/>
      <w:lvlJc w:val="left"/>
      <w:pPr>
        <w:tabs>
          <w:tab w:val="num" w:pos="1322"/>
        </w:tabs>
        <w:ind w:left="1322" w:hanging="420"/>
      </w:pPr>
      <w:rPr>
        <w:rFonts w:cs="Times New Roman"/>
      </w:rPr>
    </w:lvl>
    <w:lvl w:ilvl="2" w:tplc="0409001B" w:tentative="1">
      <w:start w:val="1"/>
      <w:numFmt w:val="lowerRoman"/>
      <w:lvlText w:val="%3."/>
      <w:lvlJc w:val="right"/>
      <w:pPr>
        <w:tabs>
          <w:tab w:val="num" w:pos="1742"/>
        </w:tabs>
        <w:ind w:left="1742" w:hanging="420"/>
      </w:pPr>
      <w:rPr>
        <w:rFonts w:cs="Times New Roman"/>
      </w:rPr>
    </w:lvl>
    <w:lvl w:ilvl="3" w:tplc="0409000F" w:tentative="1">
      <w:start w:val="1"/>
      <w:numFmt w:val="decimal"/>
      <w:lvlText w:val="%4."/>
      <w:lvlJc w:val="left"/>
      <w:pPr>
        <w:tabs>
          <w:tab w:val="num" w:pos="2162"/>
        </w:tabs>
        <w:ind w:left="2162" w:hanging="420"/>
      </w:pPr>
      <w:rPr>
        <w:rFonts w:cs="Times New Roman"/>
      </w:rPr>
    </w:lvl>
    <w:lvl w:ilvl="4" w:tplc="04090019" w:tentative="1">
      <w:start w:val="1"/>
      <w:numFmt w:val="lowerLetter"/>
      <w:lvlText w:val="%5)"/>
      <w:lvlJc w:val="left"/>
      <w:pPr>
        <w:tabs>
          <w:tab w:val="num" w:pos="2582"/>
        </w:tabs>
        <w:ind w:left="2582" w:hanging="420"/>
      </w:pPr>
      <w:rPr>
        <w:rFonts w:cs="Times New Roman"/>
      </w:rPr>
    </w:lvl>
    <w:lvl w:ilvl="5" w:tplc="0409001B" w:tentative="1">
      <w:start w:val="1"/>
      <w:numFmt w:val="lowerRoman"/>
      <w:lvlText w:val="%6."/>
      <w:lvlJc w:val="right"/>
      <w:pPr>
        <w:tabs>
          <w:tab w:val="num" w:pos="3002"/>
        </w:tabs>
        <w:ind w:left="3002" w:hanging="420"/>
      </w:pPr>
      <w:rPr>
        <w:rFonts w:cs="Times New Roman"/>
      </w:rPr>
    </w:lvl>
    <w:lvl w:ilvl="6" w:tplc="0409000F" w:tentative="1">
      <w:start w:val="1"/>
      <w:numFmt w:val="decimal"/>
      <w:lvlText w:val="%7."/>
      <w:lvlJc w:val="left"/>
      <w:pPr>
        <w:tabs>
          <w:tab w:val="num" w:pos="3422"/>
        </w:tabs>
        <w:ind w:left="3422" w:hanging="420"/>
      </w:pPr>
      <w:rPr>
        <w:rFonts w:cs="Times New Roman"/>
      </w:rPr>
    </w:lvl>
    <w:lvl w:ilvl="7" w:tplc="04090019" w:tentative="1">
      <w:start w:val="1"/>
      <w:numFmt w:val="lowerLetter"/>
      <w:lvlText w:val="%8)"/>
      <w:lvlJc w:val="left"/>
      <w:pPr>
        <w:tabs>
          <w:tab w:val="num" w:pos="3842"/>
        </w:tabs>
        <w:ind w:left="3842" w:hanging="420"/>
      </w:pPr>
      <w:rPr>
        <w:rFonts w:cs="Times New Roman"/>
      </w:rPr>
    </w:lvl>
    <w:lvl w:ilvl="8" w:tplc="0409001B" w:tentative="1">
      <w:start w:val="1"/>
      <w:numFmt w:val="lowerRoman"/>
      <w:lvlText w:val="%9."/>
      <w:lvlJc w:val="right"/>
      <w:pPr>
        <w:tabs>
          <w:tab w:val="num" w:pos="4262"/>
        </w:tabs>
        <w:ind w:left="4262" w:hanging="420"/>
      </w:pPr>
      <w:rPr>
        <w:rFonts w:cs="Times New Roman"/>
      </w:rPr>
    </w:lvl>
  </w:abstractNum>
  <w:abstractNum w:abstractNumId="6" w15:restartNumberingAfterBreak="0">
    <w:nsid w:val="25E57C65"/>
    <w:multiLevelType w:val="hybridMultilevel"/>
    <w:tmpl w:val="33546BCC"/>
    <w:lvl w:ilvl="0" w:tplc="42F646D2">
      <w:start w:val="1"/>
      <w:numFmt w:val="decimal"/>
      <w:lvlText w:val="%1）"/>
      <w:lvlJc w:val="left"/>
      <w:pPr>
        <w:ind w:left="840" w:hanging="360"/>
      </w:pPr>
      <w:rPr>
        <w:rFonts w:cs="Times New Roman" w:hint="eastAsia"/>
      </w:rPr>
    </w:lvl>
    <w:lvl w:ilvl="1" w:tplc="04090019" w:tentative="1">
      <w:start w:val="1"/>
      <w:numFmt w:val="lowerLetter"/>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lowerLetter"/>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lowerLetter"/>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7" w15:restartNumberingAfterBreak="0">
    <w:nsid w:val="28C70667"/>
    <w:multiLevelType w:val="hybridMultilevel"/>
    <w:tmpl w:val="E17CD408"/>
    <w:lvl w:ilvl="0" w:tplc="1BCCE03C">
      <w:start w:val="1"/>
      <w:numFmt w:val="decimal"/>
      <w:lvlText w:val="%1）"/>
      <w:lvlJc w:val="left"/>
      <w:pPr>
        <w:ind w:left="1080" w:hanging="720"/>
      </w:pPr>
      <w:rPr>
        <w:rFonts w:cs="Times New Roman" w:hint="eastAsia"/>
      </w:rPr>
    </w:lvl>
    <w:lvl w:ilvl="1" w:tplc="04090019" w:tentative="1">
      <w:start w:val="1"/>
      <w:numFmt w:val="lowerLetter"/>
      <w:lvlText w:val="%2)"/>
      <w:lvlJc w:val="left"/>
      <w:pPr>
        <w:ind w:left="1320" w:hanging="480"/>
      </w:pPr>
      <w:rPr>
        <w:rFonts w:cs="Times New Roman"/>
      </w:rPr>
    </w:lvl>
    <w:lvl w:ilvl="2" w:tplc="0409001B" w:tentative="1">
      <w:start w:val="1"/>
      <w:numFmt w:val="lowerRoman"/>
      <w:lvlText w:val="%3."/>
      <w:lvlJc w:val="right"/>
      <w:pPr>
        <w:ind w:left="1800" w:hanging="480"/>
      </w:pPr>
      <w:rPr>
        <w:rFonts w:cs="Times New Roman"/>
      </w:rPr>
    </w:lvl>
    <w:lvl w:ilvl="3" w:tplc="0409000F" w:tentative="1">
      <w:start w:val="1"/>
      <w:numFmt w:val="decimal"/>
      <w:lvlText w:val="%4."/>
      <w:lvlJc w:val="left"/>
      <w:pPr>
        <w:ind w:left="2280" w:hanging="480"/>
      </w:pPr>
      <w:rPr>
        <w:rFonts w:cs="Times New Roman"/>
      </w:rPr>
    </w:lvl>
    <w:lvl w:ilvl="4" w:tplc="04090019" w:tentative="1">
      <w:start w:val="1"/>
      <w:numFmt w:val="lowerLetter"/>
      <w:lvlText w:val="%5)"/>
      <w:lvlJc w:val="left"/>
      <w:pPr>
        <w:ind w:left="2760" w:hanging="480"/>
      </w:pPr>
      <w:rPr>
        <w:rFonts w:cs="Times New Roman"/>
      </w:rPr>
    </w:lvl>
    <w:lvl w:ilvl="5" w:tplc="0409001B" w:tentative="1">
      <w:start w:val="1"/>
      <w:numFmt w:val="lowerRoman"/>
      <w:lvlText w:val="%6."/>
      <w:lvlJc w:val="right"/>
      <w:pPr>
        <w:ind w:left="3240" w:hanging="480"/>
      </w:pPr>
      <w:rPr>
        <w:rFonts w:cs="Times New Roman"/>
      </w:rPr>
    </w:lvl>
    <w:lvl w:ilvl="6" w:tplc="0409000F" w:tentative="1">
      <w:start w:val="1"/>
      <w:numFmt w:val="decimal"/>
      <w:lvlText w:val="%7."/>
      <w:lvlJc w:val="left"/>
      <w:pPr>
        <w:ind w:left="3720" w:hanging="480"/>
      </w:pPr>
      <w:rPr>
        <w:rFonts w:cs="Times New Roman"/>
      </w:rPr>
    </w:lvl>
    <w:lvl w:ilvl="7" w:tplc="04090019" w:tentative="1">
      <w:start w:val="1"/>
      <w:numFmt w:val="lowerLetter"/>
      <w:lvlText w:val="%8)"/>
      <w:lvlJc w:val="left"/>
      <w:pPr>
        <w:ind w:left="4200" w:hanging="480"/>
      </w:pPr>
      <w:rPr>
        <w:rFonts w:cs="Times New Roman"/>
      </w:rPr>
    </w:lvl>
    <w:lvl w:ilvl="8" w:tplc="0409001B" w:tentative="1">
      <w:start w:val="1"/>
      <w:numFmt w:val="lowerRoman"/>
      <w:lvlText w:val="%9."/>
      <w:lvlJc w:val="right"/>
      <w:pPr>
        <w:ind w:left="4680" w:hanging="480"/>
      </w:pPr>
      <w:rPr>
        <w:rFonts w:cs="Times New Roman"/>
      </w:rPr>
    </w:lvl>
  </w:abstractNum>
  <w:abstractNum w:abstractNumId="8" w15:restartNumberingAfterBreak="0">
    <w:nsid w:val="295132C2"/>
    <w:multiLevelType w:val="hybridMultilevel"/>
    <w:tmpl w:val="B0E85068"/>
    <w:lvl w:ilvl="0" w:tplc="4D308C60">
      <w:start w:val="1"/>
      <w:numFmt w:val="decimal"/>
      <w:lvlText w:val="%1."/>
      <w:lvlJc w:val="left"/>
      <w:pPr>
        <w:ind w:left="360" w:hanging="36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9" w15:restartNumberingAfterBreak="0">
    <w:nsid w:val="2C514929"/>
    <w:multiLevelType w:val="hybridMultilevel"/>
    <w:tmpl w:val="FF6A5168"/>
    <w:lvl w:ilvl="0" w:tplc="04090011">
      <w:start w:val="1"/>
      <w:numFmt w:val="decimal"/>
      <w:lvlText w:val="%1)"/>
      <w:lvlJc w:val="left"/>
      <w:pPr>
        <w:tabs>
          <w:tab w:val="num" w:pos="420"/>
        </w:tabs>
        <w:ind w:left="420" w:hanging="420"/>
      </w:pPr>
      <w:rPr>
        <w:rFonts w:cs="Times New Roman"/>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15:restartNumberingAfterBreak="0">
    <w:nsid w:val="2EEC62F7"/>
    <w:multiLevelType w:val="hybridMultilevel"/>
    <w:tmpl w:val="179AD290"/>
    <w:lvl w:ilvl="0" w:tplc="E4E8383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32EB3086"/>
    <w:multiLevelType w:val="hybridMultilevel"/>
    <w:tmpl w:val="EE3AD378"/>
    <w:lvl w:ilvl="0" w:tplc="04090011">
      <w:start w:val="1"/>
      <w:numFmt w:val="decimal"/>
      <w:lvlText w:val="%1)"/>
      <w:lvlJc w:val="left"/>
      <w:pPr>
        <w:tabs>
          <w:tab w:val="num" w:pos="900"/>
        </w:tabs>
        <w:ind w:left="900" w:hanging="420"/>
      </w:pPr>
      <w:rPr>
        <w:rFonts w:cs="Times New Roman"/>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12" w15:restartNumberingAfterBreak="0">
    <w:nsid w:val="3365654B"/>
    <w:multiLevelType w:val="hybridMultilevel"/>
    <w:tmpl w:val="556EDAA4"/>
    <w:lvl w:ilvl="0" w:tplc="04090011">
      <w:start w:val="1"/>
      <w:numFmt w:val="decimal"/>
      <w:lvlText w:val="%1)"/>
      <w:lvlJc w:val="left"/>
      <w:pPr>
        <w:ind w:left="960" w:hanging="480"/>
      </w:pPr>
      <w:rPr>
        <w:rFonts w:cs="Times New Roman"/>
      </w:rPr>
    </w:lvl>
    <w:lvl w:ilvl="1" w:tplc="04090019" w:tentative="1">
      <w:start w:val="1"/>
      <w:numFmt w:val="lowerLetter"/>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lowerLetter"/>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lowerLetter"/>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13" w15:restartNumberingAfterBreak="0">
    <w:nsid w:val="36B175A1"/>
    <w:multiLevelType w:val="hybridMultilevel"/>
    <w:tmpl w:val="DBCA5DB8"/>
    <w:lvl w:ilvl="0" w:tplc="51242D30">
      <w:start w:val="1"/>
      <w:numFmt w:val="decimal"/>
      <w:lvlText w:val="（%1）"/>
      <w:lvlJc w:val="left"/>
      <w:pPr>
        <w:ind w:left="720" w:hanging="720"/>
      </w:pPr>
      <w:rPr>
        <w:rFonts w:ascii="Songti SC Regular" w:hAnsi="Songti SC Regular" w:cs="Songti SC Regular"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4" w15:restartNumberingAfterBreak="0">
    <w:nsid w:val="43124343"/>
    <w:multiLevelType w:val="multilevel"/>
    <w:tmpl w:val="018E0AA8"/>
    <w:lvl w:ilvl="0">
      <w:start w:val="1"/>
      <w:numFmt w:val="decimal"/>
      <w:lvlText w:val="%1."/>
      <w:lvlJc w:val="left"/>
      <w:pPr>
        <w:ind w:left="360" w:hanging="360"/>
      </w:pPr>
      <w:rPr>
        <w:rFonts w:cs="Times New Roman" w:hint="default"/>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080" w:hanging="108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440" w:hanging="1440"/>
      </w:pPr>
      <w:rPr>
        <w:rFonts w:cs="Times New Roman" w:hint="default"/>
      </w:rPr>
    </w:lvl>
  </w:abstractNum>
  <w:abstractNum w:abstractNumId="15" w15:restartNumberingAfterBreak="0">
    <w:nsid w:val="4B1C44E4"/>
    <w:multiLevelType w:val="hybridMultilevel"/>
    <w:tmpl w:val="8DEAF310"/>
    <w:lvl w:ilvl="0" w:tplc="04090011">
      <w:start w:val="1"/>
      <w:numFmt w:val="decimal"/>
      <w:lvlText w:val="%1)"/>
      <w:lvlJc w:val="left"/>
      <w:pPr>
        <w:tabs>
          <w:tab w:val="num" w:pos="900"/>
        </w:tabs>
        <w:ind w:left="900" w:hanging="420"/>
      </w:pPr>
      <w:rPr>
        <w:rFonts w:cs="Times New Roman"/>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16" w15:restartNumberingAfterBreak="0">
    <w:nsid w:val="4FDE4A7A"/>
    <w:multiLevelType w:val="hybridMultilevel"/>
    <w:tmpl w:val="F49A4D82"/>
    <w:lvl w:ilvl="0" w:tplc="66BE133E">
      <w:start w:val="14"/>
      <w:numFmt w:val="decimal"/>
      <w:lvlText w:val="%1)"/>
      <w:lvlJc w:val="left"/>
      <w:pPr>
        <w:tabs>
          <w:tab w:val="num" w:pos="420"/>
        </w:tabs>
        <w:ind w:left="420" w:hanging="42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7" w15:restartNumberingAfterBreak="0">
    <w:nsid w:val="571B7A76"/>
    <w:multiLevelType w:val="hybridMultilevel"/>
    <w:tmpl w:val="7384FA28"/>
    <w:lvl w:ilvl="0" w:tplc="ADE25BB4">
      <w:start w:val="1"/>
      <w:numFmt w:val="decimal"/>
      <w:lvlText w:val="（%1）"/>
      <w:lvlJc w:val="left"/>
      <w:pPr>
        <w:ind w:left="720" w:hanging="72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8" w15:restartNumberingAfterBreak="0">
    <w:nsid w:val="6F316B17"/>
    <w:multiLevelType w:val="hybridMultilevel"/>
    <w:tmpl w:val="286AF5F0"/>
    <w:lvl w:ilvl="0" w:tplc="04090011">
      <w:start w:val="1"/>
      <w:numFmt w:val="decimal"/>
      <w:lvlText w:val="%1)"/>
      <w:lvlJc w:val="left"/>
      <w:pPr>
        <w:ind w:left="960" w:hanging="480"/>
      </w:pPr>
      <w:rPr>
        <w:rFonts w:cs="Times New Roman"/>
      </w:rPr>
    </w:lvl>
    <w:lvl w:ilvl="1" w:tplc="04090019" w:tentative="1">
      <w:start w:val="1"/>
      <w:numFmt w:val="lowerLetter"/>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lowerLetter"/>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lowerLetter"/>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num w:numId="1">
    <w:abstractNumId w:val="8"/>
  </w:num>
  <w:num w:numId="2">
    <w:abstractNumId w:val="7"/>
  </w:num>
  <w:num w:numId="3">
    <w:abstractNumId w:val="6"/>
  </w:num>
  <w:num w:numId="4">
    <w:abstractNumId w:val="12"/>
  </w:num>
  <w:num w:numId="5">
    <w:abstractNumId w:val="4"/>
  </w:num>
  <w:num w:numId="6">
    <w:abstractNumId w:val="18"/>
  </w:num>
  <w:num w:numId="7">
    <w:abstractNumId w:val="1"/>
  </w:num>
  <w:num w:numId="8">
    <w:abstractNumId w:val="17"/>
  </w:num>
  <w:num w:numId="9">
    <w:abstractNumId w:val="13"/>
  </w:num>
  <w:num w:numId="10">
    <w:abstractNumId w:val="16"/>
  </w:num>
  <w:num w:numId="11">
    <w:abstractNumId w:val="15"/>
  </w:num>
  <w:num w:numId="12">
    <w:abstractNumId w:val="11"/>
  </w:num>
  <w:num w:numId="13">
    <w:abstractNumId w:val="5"/>
  </w:num>
  <w:num w:numId="14">
    <w:abstractNumId w:val="9"/>
  </w:num>
  <w:num w:numId="15">
    <w:abstractNumId w:val="2"/>
  </w:num>
  <w:num w:numId="16">
    <w:abstractNumId w:val="3"/>
  </w:num>
  <w:num w:numId="17">
    <w:abstractNumId w:val="14"/>
  </w:num>
  <w:num w:numId="18">
    <w:abstractNumId w:val="10"/>
  </w:num>
  <w:num w:numId="1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iao wang">
    <w15:presenceInfo w15:providerId="Windows Live" w15:userId="67d3bd7baef684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trackRevision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948"/>
    <w:rsid w:val="00007C66"/>
    <w:rsid w:val="00023898"/>
    <w:rsid w:val="00071F8B"/>
    <w:rsid w:val="00134BC5"/>
    <w:rsid w:val="001D450F"/>
    <w:rsid w:val="001D6896"/>
    <w:rsid w:val="001F59E1"/>
    <w:rsid w:val="00264180"/>
    <w:rsid w:val="002B6B82"/>
    <w:rsid w:val="0030136E"/>
    <w:rsid w:val="00305F9D"/>
    <w:rsid w:val="00312705"/>
    <w:rsid w:val="0040370D"/>
    <w:rsid w:val="00410857"/>
    <w:rsid w:val="00457CBB"/>
    <w:rsid w:val="00573C47"/>
    <w:rsid w:val="006037FA"/>
    <w:rsid w:val="00686F3F"/>
    <w:rsid w:val="006A48A0"/>
    <w:rsid w:val="006F7FFE"/>
    <w:rsid w:val="0071387B"/>
    <w:rsid w:val="00725366"/>
    <w:rsid w:val="007634C2"/>
    <w:rsid w:val="007C69C8"/>
    <w:rsid w:val="008861D8"/>
    <w:rsid w:val="008E1847"/>
    <w:rsid w:val="00902137"/>
    <w:rsid w:val="009963FD"/>
    <w:rsid w:val="00A148F4"/>
    <w:rsid w:val="00A20A93"/>
    <w:rsid w:val="00A433AD"/>
    <w:rsid w:val="00A53169"/>
    <w:rsid w:val="00A97B89"/>
    <w:rsid w:val="00B0371E"/>
    <w:rsid w:val="00B068EB"/>
    <w:rsid w:val="00B4030C"/>
    <w:rsid w:val="00BB5948"/>
    <w:rsid w:val="00C30347"/>
    <w:rsid w:val="00C87961"/>
    <w:rsid w:val="00CC54EB"/>
    <w:rsid w:val="00D50AF5"/>
    <w:rsid w:val="00D63EDD"/>
    <w:rsid w:val="00DB1142"/>
    <w:rsid w:val="00DC3610"/>
    <w:rsid w:val="00E36CBB"/>
    <w:rsid w:val="00EB0755"/>
    <w:rsid w:val="00EC4A3F"/>
    <w:rsid w:val="00F0245A"/>
    <w:rsid w:val="00F264E1"/>
    <w:rsid w:val="00FA0204"/>
    <w:rsid w:val="00FB41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B1640B"/>
  <w15:docId w15:val="{917AAEA1-D5EB-4963-A158-F55BDB618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5948"/>
    <w:pPr>
      <w:widowControl w:val="0"/>
      <w:jc w:val="both"/>
    </w:pPr>
    <w:rPr>
      <w:rFonts w:ascii="Times New Roman" w:eastAsia="宋体" w:hAnsi="Times New Roman" w:cs="Times New Roman"/>
      <w:sz w:val="21"/>
    </w:rPr>
  </w:style>
  <w:style w:type="paragraph" w:styleId="1">
    <w:name w:val="heading 1"/>
    <w:basedOn w:val="a"/>
    <w:link w:val="1Char"/>
    <w:qFormat/>
    <w:rsid w:val="00BB5948"/>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Char"/>
    <w:qFormat/>
    <w:rsid w:val="00BB5948"/>
    <w:pPr>
      <w:keepNext/>
      <w:autoSpaceDE w:val="0"/>
      <w:autoSpaceDN w:val="0"/>
      <w:adjustRightInd w:val="0"/>
      <w:ind w:firstLine="720"/>
      <w:jc w:val="left"/>
      <w:outlineLvl w:val="1"/>
    </w:pPr>
    <w:rPr>
      <w:kern w:val="0"/>
      <w:sz w:val="28"/>
      <w:szCs w:val="28"/>
    </w:rPr>
  </w:style>
  <w:style w:type="paragraph" w:styleId="3">
    <w:name w:val="heading 3"/>
    <w:aliases w:val="标题 3，三级以下标题 Char"/>
    <w:basedOn w:val="a"/>
    <w:next w:val="a"/>
    <w:link w:val="3Char"/>
    <w:qFormat/>
    <w:rsid w:val="00BB5948"/>
    <w:pPr>
      <w:keepNext/>
      <w:keepLines/>
      <w:widowControl/>
      <w:spacing w:before="260" w:after="260" w:line="416" w:lineRule="auto"/>
      <w:jc w:val="left"/>
      <w:outlineLvl w:val="2"/>
    </w:pPr>
    <w:rPr>
      <w:b/>
      <w:bCs/>
      <w:kern w:val="0"/>
      <w:sz w:val="32"/>
      <w:szCs w:val="32"/>
    </w:rPr>
  </w:style>
  <w:style w:type="paragraph" w:styleId="4">
    <w:name w:val="heading 4"/>
    <w:basedOn w:val="a"/>
    <w:next w:val="a"/>
    <w:link w:val="4Char"/>
    <w:qFormat/>
    <w:rsid w:val="00BB5948"/>
    <w:pPr>
      <w:keepNext/>
      <w:keepLines/>
      <w:widowControl/>
      <w:spacing w:before="280" w:after="290" w:line="376" w:lineRule="auto"/>
      <w:jc w:val="left"/>
      <w:outlineLvl w:val="3"/>
    </w:pPr>
    <w:rPr>
      <w:rFonts w:ascii="Arial" w:eastAsia="黑体" w:hAnsi="Arial" w:cs="Arial"/>
      <w:b/>
      <w:bCs/>
      <w:kern w:val="0"/>
      <w:sz w:val="28"/>
      <w:szCs w:val="28"/>
    </w:rPr>
  </w:style>
  <w:style w:type="paragraph" w:styleId="5">
    <w:name w:val="heading 5"/>
    <w:basedOn w:val="a"/>
    <w:next w:val="a"/>
    <w:link w:val="5Char"/>
    <w:qFormat/>
    <w:rsid w:val="00BB594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B5948"/>
    <w:rPr>
      <w:rFonts w:ascii="宋体" w:eastAsia="宋体" w:hAnsi="宋体" w:cs="宋体"/>
      <w:b/>
      <w:bCs/>
      <w:kern w:val="36"/>
      <w:sz w:val="48"/>
      <w:szCs w:val="48"/>
    </w:rPr>
  </w:style>
  <w:style w:type="character" w:customStyle="1" w:styleId="2Char">
    <w:name w:val="标题 2 Char"/>
    <w:basedOn w:val="a0"/>
    <w:link w:val="2"/>
    <w:rsid w:val="00BB5948"/>
    <w:rPr>
      <w:rFonts w:ascii="Times New Roman" w:eastAsia="宋体" w:hAnsi="Times New Roman" w:cs="Times New Roman"/>
      <w:kern w:val="0"/>
      <w:sz w:val="28"/>
      <w:szCs w:val="28"/>
    </w:rPr>
  </w:style>
  <w:style w:type="character" w:customStyle="1" w:styleId="3Char">
    <w:name w:val="标题 3 Char"/>
    <w:aliases w:val="标题 3，三级以下标题 Char Char"/>
    <w:basedOn w:val="a0"/>
    <w:link w:val="3"/>
    <w:rsid w:val="00BB5948"/>
    <w:rPr>
      <w:rFonts w:ascii="Times New Roman" w:eastAsia="宋体" w:hAnsi="Times New Roman" w:cs="Times New Roman"/>
      <w:b/>
      <w:bCs/>
      <w:kern w:val="0"/>
      <w:sz w:val="32"/>
      <w:szCs w:val="32"/>
    </w:rPr>
  </w:style>
  <w:style w:type="character" w:customStyle="1" w:styleId="4Char">
    <w:name w:val="标题 4 Char"/>
    <w:basedOn w:val="a0"/>
    <w:link w:val="4"/>
    <w:rsid w:val="00BB5948"/>
    <w:rPr>
      <w:rFonts w:ascii="Arial" w:eastAsia="黑体" w:hAnsi="Arial" w:cs="Arial"/>
      <w:b/>
      <w:bCs/>
      <w:kern w:val="0"/>
      <w:sz w:val="28"/>
      <w:szCs w:val="28"/>
    </w:rPr>
  </w:style>
  <w:style w:type="character" w:customStyle="1" w:styleId="5Char">
    <w:name w:val="标题 5 Char"/>
    <w:basedOn w:val="a0"/>
    <w:link w:val="5"/>
    <w:rsid w:val="00BB5948"/>
    <w:rPr>
      <w:rFonts w:ascii="Times New Roman" w:eastAsia="宋体" w:hAnsi="Times New Roman" w:cs="Times New Roman"/>
      <w:b/>
      <w:bCs/>
      <w:sz w:val="28"/>
      <w:szCs w:val="28"/>
    </w:rPr>
  </w:style>
  <w:style w:type="paragraph" w:customStyle="1" w:styleId="Default">
    <w:name w:val="Default"/>
    <w:rsid w:val="00BB5948"/>
    <w:pPr>
      <w:widowControl w:val="0"/>
      <w:autoSpaceDE w:val="0"/>
      <w:autoSpaceDN w:val="0"/>
      <w:adjustRightInd w:val="0"/>
    </w:pPr>
    <w:rPr>
      <w:rFonts w:ascii="宋体" w:eastAsia="宋体" w:hAnsi="Times New Roman" w:cs="宋体"/>
      <w:color w:val="000000"/>
      <w:kern w:val="0"/>
    </w:rPr>
  </w:style>
  <w:style w:type="paragraph" w:styleId="a3">
    <w:name w:val="footer"/>
    <w:basedOn w:val="a"/>
    <w:link w:val="Char"/>
    <w:rsid w:val="00BB5948"/>
    <w:pPr>
      <w:tabs>
        <w:tab w:val="center" w:pos="4153"/>
        <w:tab w:val="right" w:pos="8306"/>
      </w:tabs>
      <w:snapToGrid w:val="0"/>
      <w:jc w:val="left"/>
    </w:pPr>
    <w:rPr>
      <w:rFonts w:ascii="Calibri" w:hAnsi="Calibri"/>
      <w:sz w:val="18"/>
      <w:szCs w:val="18"/>
    </w:rPr>
  </w:style>
  <w:style w:type="character" w:customStyle="1" w:styleId="Char">
    <w:name w:val="页脚 Char"/>
    <w:basedOn w:val="a0"/>
    <w:link w:val="a3"/>
    <w:rsid w:val="00BB5948"/>
    <w:rPr>
      <w:rFonts w:ascii="Calibri" w:eastAsia="宋体" w:hAnsi="Calibri" w:cs="Times New Roman"/>
      <w:sz w:val="18"/>
      <w:szCs w:val="18"/>
    </w:rPr>
  </w:style>
  <w:style w:type="character" w:customStyle="1" w:styleId="hps">
    <w:name w:val="hps"/>
    <w:basedOn w:val="a0"/>
    <w:rsid w:val="00BB5948"/>
  </w:style>
  <w:style w:type="character" w:styleId="a4">
    <w:name w:val="Strong"/>
    <w:qFormat/>
    <w:rsid w:val="00BB5948"/>
    <w:rPr>
      <w:rFonts w:cs="Times New Roman"/>
      <w:b/>
    </w:rPr>
  </w:style>
  <w:style w:type="character" w:customStyle="1" w:styleId="apple-style-span">
    <w:name w:val="apple-style-span"/>
    <w:basedOn w:val="a0"/>
    <w:rsid w:val="00BB5948"/>
  </w:style>
  <w:style w:type="paragraph" w:styleId="a5">
    <w:name w:val="Date"/>
    <w:basedOn w:val="a"/>
    <w:next w:val="a"/>
    <w:link w:val="Char0"/>
    <w:rsid w:val="00BB5948"/>
    <w:pPr>
      <w:ind w:leftChars="2500" w:left="100"/>
    </w:pPr>
    <w:rPr>
      <w:szCs w:val="21"/>
    </w:rPr>
  </w:style>
  <w:style w:type="character" w:customStyle="1" w:styleId="Char0">
    <w:name w:val="日期 Char"/>
    <w:basedOn w:val="a0"/>
    <w:link w:val="a5"/>
    <w:rsid w:val="00BB5948"/>
    <w:rPr>
      <w:rFonts w:ascii="Times New Roman" w:eastAsia="宋体" w:hAnsi="Times New Roman" w:cs="Times New Roman"/>
      <w:sz w:val="21"/>
      <w:szCs w:val="21"/>
    </w:rPr>
  </w:style>
  <w:style w:type="paragraph" w:styleId="a6">
    <w:name w:val="Body Text"/>
    <w:basedOn w:val="a"/>
    <w:link w:val="Char1"/>
    <w:rsid w:val="00BB5948"/>
    <w:pPr>
      <w:widowControl/>
      <w:jc w:val="center"/>
    </w:pPr>
    <w:rPr>
      <w:kern w:val="0"/>
      <w:sz w:val="20"/>
      <w:szCs w:val="20"/>
    </w:rPr>
  </w:style>
  <w:style w:type="character" w:customStyle="1" w:styleId="Char1">
    <w:name w:val="正文文本 Char"/>
    <w:basedOn w:val="a0"/>
    <w:link w:val="a6"/>
    <w:rsid w:val="00BB5948"/>
    <w:rPr>
      <w:rFonts w:ascii="Times New Roman" w:eastAsia="宋体" w:hAnsi="Times New Roman" w:cs="Times New Roman"/>
      <w:kern w:val="0"/>
      <w:sz w:val="20"/>
      <w:szCs w:val="20"/>
    </w:rPr>
  </w:style>
  <w:style w:type="paragraph" w:styleId="a7">
    <w:name w:val="header"/>
    <w:basedOn w:val="a"/>
    <w:link w:val="Char2"/>
    <w:rsid w:val="00BB5948"/>
    <w:pPr>
      <w:widowControl/>
      <w:pBdr>
        <w:bottom w:val="single" w:sz="6" w:space="1" w:color="auto"/>
      </w:pBdr>
      <w:tabs>
        <w:tab w:val="center" w:pos="4153"/>
        <w:tab w:val="right" w:pos="8306"/>
      </w:tabs>
      <w:snapToGrid w:val="0"/>
      <w:jc w:val="center"/>
    </w:pPr>
    <w:rPr>
      <w:kern w:val="0"/>
      <w:sz w:val="18"/>
      <w:szCs w:val="18"/>
    </w:rPr>
  </w:style>
  <w:style w:type="character" w:customStyle="1" w:styleId="Char2">
    <w:name w:val="页眉 Char"/>
    <w:basedOn w:val="a0"/>
    <w:link w:val="a7"/>
    <w:rsid w:val="00BB5948"/>
    <w:rPr>
      <w:rFonts w:ascii="Times New Roman" w:eastAsia="宋体" w:hAnsi="Times New Roman" w:cs="Times New Roman"/>
      <w:kern w:val="0"/>
      <w:sz w:val="18"/>
      <w:szCs w:val="18"/>
    </w:rPr>
  </w:style>
  <w:style w:type="paragraph" w:styleId="20">
    <w:name w:val="Body Text 2"/>
    <w:basedOn w:val="a"/>
    <w:link w:val="2Char0"/>
    <w:rsid w:val="00BB5948"/>
    <w:pPr>
      <w:widowControl/>
      <w:ind w:firstLineChars="200" w:firstLine="420"/>
      <w:jc w:val="left"/>
    </w:pPr>
    <w:rPr>
      <w:kern w:val="0"/>
      <w:szCs w:val="21"/>
    </w:rPr>
  </w:style>
  <w:style w:type="character" w:customStyle="1" w:styleId="2Char0">
    <w:name w:val="正文文本 2 Char"/>
    <w:basedOn w:val="a0"/>
    <w:link w:val="20"/>
    <w:rsid w:val="00BB5948"/>
    <w:rPr>
      <w:rFonts w:ascii="Times New Roman" w:eastAsia="宋体" w:hAnsi="Times New Roman" w:cs="Times New Roman"/>
      <w:kern w:val="0"/>
      <w:sz w:val="21"/>
      <w:szCs w:val="21"/>
    </w:rPr>
  </w:style>
  <w:style w:type="paragraph" w:styleId="a8">
    <w:name w:val="Document Map"/>
    <w:basedOn w:val="a"/>
    <w:link w:val="Char3"/>
    <w:semiHidden/>
    <w:rsid w:val="00BB5948"/>
    <w:pPr>
      <w:widowControl/>
      <w:shd w:val="clear" w:color="auto" w:fill="000080"/>
      <w:jc w:val="left"/>
    </w:pPr>
    <w:rPr>
      <w:kern w:val="0"/>
      <w:sz w:val="20"/>
      <w:szCs w:val="20"/>
    </w:rPr>
  </w:style>
  <w:style w:type="character" w:customStyle="1" w:styleId="Char3">
    <w:name w:val="文档结构图 Char"/>
    <w:basedOn w:val="a0"/>
    <w:link w:val="a8"/>
    <w:semiHidden/>
    <w:rsid w:val="00BB5948"/>
    <w:rPr>
      <w:rFonts w:ascii="Times New Roman" w:eastAsia="宋体" w:hAnsi="Times New Roman" w:cs="Times New Roman"/>
      <w:kern w:val="0"/>
      <w:sz w:val="20"/>
      <w:szCs w:val="20"/>
      <w:shd w:val="clear" w:color="auto" w:fill="000080"/>
    </w:rPr>
  </w:style>
  <w:style w:type="paragraph" w:customStyle="1" w:styleId="a9">
    <w:name w:val="二级标题"/>
    <w:basedOn w:val="2"/>
    <w:autoRedefine/>
    <w:rsid w:val="00BB5948"/>
    <w:pPr>
      <w:widowControl/>
      <w:autoSpaceDE/>
      <w:autoSpaceDN/>
      <w:adjustRightInd/>
      <w:spacing w:beforeLines="50" w:afterLines="50" w:line="300" w:lineRule="auto"/>
      <w:ind w:firstLine="0"/>
    </w:pPr>
    <w:rPr>
      <w:rFonts w:ascii="宋体" w:hAnsi="宋体"/>
      <w:b/>
      <w:bCs/>
    </w:rPr>
  </w:style>
  <w:style w:type="paragraph" w:styleId="30">
    <w:name w:val="Body Text Indent 3"/>
    <w:basedOn w:val="a"/>
    <w:link w:val="3Char0"/>
    <w:rsid w:val="00BB5948"/>
    <w:pPr>
      <w:ind w:firstLine="435"/>
    </w:pPr>
    <w:rPr>
      <w:rFonts w:ascii="宋体" w:hAnsi="宋体" w:cs="宋体"/>
      <w:szCs w:val="21"/>
    </w:rPr>
  </w:style>
  <w:style w:type="character" w:customStyle="1" w:styleId="3Char0">
    <w:name w:val="正文文本缩进 3 Char"/>
    <w:basedOn w:val="a0"/>
    <w:link w:val="30"/>
    <w:rsid w:val="00BB5948"/>
    <w:rPr>
      <w:rFonts w:ascii="宋体" w:eastAsia="宋体" w:hAnsi="宋体" w:cs="宋体"/>
      <w:sz w:val="21"/>
      <w:szCs w:val="21"/>
    </w:rPr>
  </w:style>
  <w:style w:type="paragraph" w:styleId="aa">
    <w:name w:val="Body Text Indent"/>
    <w:basedOn w:val="a"/>
    <w:link w:val="Char4"/>
    <w:rsid w:val="00BB5948"/>
    <w:pPr>
      <w:spacing w:after="120"/>
      <w:ind w:leftChars="200" w:left="420"/>
    </w:pPr>
    <w:rPr>
      <w:szCs w:val="21"/>
    </w:rPr>
  </w:style>
  <w:style w:type="character" w:customStyle="1" w:styleId="Char4">
    <w:name w:val="正文文本缩进 Char"/>
    <w:basedOn w:val="a0"/>
    <w:link w:val="aa"/>
    <w:rsid w:val="00BB5948"/>
    <w:rPr>
      <w:rFonts w:ascii="Times New Roman" w:eastAsia="宋体" w:hAnsi="Times New Roman" w:cs="Times New Roman"/>
      <w:sz w:val="21"/>
      <w:szCs w:val="21"/>
    </w:rPr>
  </w:style>
  <w:style w:type="paragraph" w:styleId="ab">
    <w:name w:val="Balloon Text"/>
    <w:basedOn w:val="a"/>
    <w:link w:val="Char5"/>
    <w:rsid w:val="00BB5948"/>
    <w:rPr>
      <w:sz w:val="18"/>
      <w:szCs w:val="18"/>
    </w:rPr>
  </w:style>
  <w:style w:type="character" w:customStyle="1" w:styleId="Char5">
    <w:name w:val="批注框文本 Char"/>
    <w:basedOn w:val="a0"/>
    <w:link w:val="ab"/>
    <w:rsid w:val="00BB5948"/>
    <w:rPr>
      <w:rFonts w:ascii="Times New Roman" w:eastAsia="宋体" w:hAnsi="Times New Roman" w:cs="Times New Roman"/>
      <w:sz w:val="18"/>
      <w:szCs w:val="18"/>
    </w:rPr>
  </w:style>
  <w:style w:type="paragraph" w:styleId="HTML">
    <w:name w:val="HTML Preformatted"/>
    <w:basedOn w:val="a"/>
    <w:link w:val="HTMLChar"/>
    <w:rsid w:val="00BB59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character" w:customStyle="1" w:styleId="HTMLChar">
    <w:name w:val="HTML 预设格式 Char"/>
    <w:basedOn w:val="a0"/>
    <w:link w:val="HTML"/>
    <w:rsid w:val="00BB5948"/>
    <w:rPr>
      <w:rFonts w:ascii="Arial" w:eastAsia="宋体" w:hAnsi="Arial" w:cs="Arial"/>
      <w:kern w:val="0"/>
      <w:sz w:val="21"/>
      <w:szCs w:val="21"/>
    </w:rPr>
  </w:style>
  <w:style w:type="paragraph" w:customStyle="1" w:styleId="CM3">
    <w:name w:val="CM3"/>
    <w:basedOn w:val="a"/>
    <w:next w:val="a"/>
    <w:rsid w:val="00BB5948"/>
    <w:pPr>
      <w:autoSpaceDE w:val="0"/>
      <w:autoSpaceDN w:val="0"/>
      <w:adjustRightInd w:val="0"/>
      <w:spacing w:line="468" w:lineRule="atLeast"/>
      <w:jc w:val="left"/>
    </w:pPr>
    <w:rPr>
      <w:rFonts w:ascii="宋体" w:hAnsi="Calibri"/>
      <w:kern w:val="0"/>
      <w:sz w:val="24"/>
    </w:rPr>
  </w:style>
  <w:style w:type="paragraph" w:customStyle="1" w:styleId="CM15">
    <w:name w:val="CM15"/>
    <w:basedOn w:val="Default"/>
    <w:next w:val="Default"/>
    <w:rsid w:val="00BB5948"/>
    <w:pPr>
      <w:spacing w:after="215"/>
    </w:pPr>
    <w:rPr>
      <w:rFonts w:hAnsi="Calibri" w:cs="Times New Roman"/>
      <w:color w:val="auto"/>
    </w:rPr>
  </w:style>
  <w:style w:type="character" w:customStyle="1" w:styleId="st1">
    <w:name w:val="st1"/>
    <w:rsid w:val="00BB5948"/>
    <w:rPr>
      <w:rFonts w:cs="Times New Roman"/>
    </w:rPr>
  </w:style>
  <w:style w:type="paragraph" w:styleId="21">
    <w:name w:val="Body Text Indent 2"/>
    <w:basedOn w:val="a"/>
    <w:link w:val="2Char1"/>
    <w:semiHidden/>
    <w:rsid w:val="00BB5948"/>
    <w:pPr>
      <w:spacing w:line="480" w:lineRule="auto"/>
      <w:ind w:rightChars="418" w:right="1003" w:hanging="45"/>
    </w:pPr>
    <w:rPr>
      <w:rFonts w:ascii="方正书宋简体" w:eastAsia="方正书宋简体"/>
      <w:b/>
      <w:bCs/>
      <w:sz w:val="24"/>
      <w:szCs w:val="20"/>
    </w:rPr>
  </w:style>
  <w:style w:type="character" w:customStyle="1" w:styleId="2Char1">
    <w:name w:val="正文文本缩进 2 Char"/>
    <w:basedOn w:val="a0"/>
    <w:link w:val="21"/>
    <w:semiHidden/>
    <w:rsid w:val="00BB5948"/>
    <w:rPr>
      <w:rFonts w:ascii="方正书宋简体" w:eastAsia="方正书宋简体" w:hAnsi="Times New Roman" w:cs="Times New Roman"/>
      <w:b/>
      <w:bCs/>
      <w:szCs w:val="20"/>
    </w:rPr>
  </w:style>
  <w:style w:type="character" w:customStyle="1" w:styleId="shorttext">
    <w:name w:val="short_text"/>
    <w:basedOn w:val="a0"/>
    <w:rsid w:val="00BB5948"/>
  </w:style>
  <w:style w:type="paragraph" w:customStyle="1" w:styleId="ac">
    <w:name w:val="三级标题"/>
    <w:basedOn w:val="a"/>
    <w:autoRedefine/>
    <w:rsid w:val="00BB5948"/>
    <w:pPr>
      <w:keepNext/>
      <w:spacing w:beforeLines="50" w:afterLines="50" w:line="300" w:lineRule="auto"/>
      <w:jc w:val="left"/>
      <w:outlineLvl w:val="2"/>
    </w:pPr>
    <w:rPr>
      <w:rFonts w:ascii="楷体_GB2312" w:eastAsia="楷体_GB2312" w:cs="黑体"/>
      <w:b/>
      <w:bCs/>
      <w:kern w:val="24"/>
      <w:sz w:val="24"/>
    </w:rPr>
  </w:style>
  <w:style w:type="paragraph" w:customStyle="1" w:styleId="new">
    <w:name w:val="正文new"/>
    <w:basedOn w:val="a"/>
    <w:rsid w:val="00BB5948"/>
    <w:pPr>
      <w:widowControl/>
      <w:spacing w:line="300" w:lineRule="auto"/>
      <w:ind w:firstLineChars="202" w:firstLine="566"/>
    </w:pPr>
    <w:rPr>
      <w:rFonts w:ascii="宋体" w:hAnsi="宋体" w:cs="宋体"/>
      <w:kern w:val="24"/>
      <w:sz w:val="28"/>
      <w:szCs w:val="28"/>
    </w:rPr>
  </w:style>
  <w:style w:type="paragraph" w:customStyle="1" w:styleId="newnewnew">
    <w:name w:val="正文newnewnew"/>
    <w:basedOn w:val="new"/>
    <w:rsid w:val="00BB5948"/>
    <w:pPr>
      <w:ind w:firstLine="485"/>
    </w:pPr>
    <w:rPr>
      <w:rFonts w:ascii="Times New Roman" w:hAnsi="Times New Roman" w:cs="Times New Roman"/>
      <w:sz w:val="24"/>
      <w:szCs w:val="24"/>
    </w:rPr>
  </w:style>
  <w:style w:type="paragraph" w:styleId="ad">
    <w:name w:val="caption"/>
    <w:basedOn w:val="a"/>
    <w:next w:val="a"/>
    <w:qFormat/>
    <w:rsid w:val="00BB5948"/>
    <w:rPr>
      <w:rFonts w:ascii="Arial" w:eastAsia="黑体" w:hAnsi="Arial" w:cs="Arial"/>
      <w:sz w:val="20"/>
      <w:szCs w:val="20"/>
    </w:rPr>
  </w:style>
  <w:style w:type="table" w:styleId="ae">
    <w:name w:val="Table Grid"/>
    <w:basedOn w:val="a1"/>
    <w:rsid w:val="00BB594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1">
    <w:name w:val="long_text1"/>
    <w:rsid w:val="00BB5948"/>
    <w:rPr>
      <w:sz w:val="20"/>
    </w:rPr>
  </w:style>
  <w:style w:type="character" w:customStyle="1" w:styleId="shorttext1">
    <w:name w:val="short_text1"/>
    <w:rsid w:val="00BB5948"/>
    <w:rPr>
      <w:sz w:val="29"/>
    </w:rPr>
  </w:style>
  <w:style w:type="paragraph" w:customStyle="1" w:styleId="10">
    <w:name w:val="列出段落1"/>
    <w:basedOn w:val="a"/>
    <w:rsid w:val="00BB5948"/>
    <w:pPr>
      <w:widowControl/>
      <w:ind w:firstLineChars="200" w:firstLine="420"/>
      <w:jc w:val="left"/>
    </w:pPr>
    <w:rPr>
      <w:rFonts w:ascii="宋体" w:hAnsi="宋体" w:cs="宋体"/>
      <w:kern w:val="0"/>
      <w:sz w:val="24"/>
    </w:rPr>
  </w:style>
  <w:style w:type="paragraph" w:customStyle="1" w:styleId="af">
    <w:name w:val=".."/>
    <w:basedOn w:val="a"/>
    <w:next w:val="a"/>
    <w:rsid w:val="00BB5948"/>
    <w:pPr>
      <w:autoSpaceDE w:val="0"/>
      <w:autoSpaceDN w:val="0"/>
      <w:adjustRightInd w:val="0"/>
      <w:jc w:val="left"/>
    </w:pPr>
    <w:rPr>
      <w:rFonts w:ascii="华文仿宋" w:eastAsia="Times New Roman"/>
      <w:kern w:val="0"/>
      <w:sz w:val="24"/>
    </w:rPr>
  </w:style>
  <w:style w:type="character" w:customStyle="1" w:styleId="38-1-1">
    <w:name w:val="38-1-1"/>
    <w:rsid w:val="00BB5948"/>
    <w:rPr>
      <w:rFonts w:cs="Times New Roman"/>
    </w:rPr>
  </w:style>
  <w:style w:type="character" w:styleId="af0">
    <w:name w:val="Hyperlink"/>
    <w:rsid w:val="00BB5948"/>
    <w:rPr>
      <w:rFonts w:cs="Times New Roman"/>
      <w:color w:val="0000FF"/>
      <w:u w:val="single"/>
    </w:rPr>
  </w:style>
  <w:style w:type="paragraph" w:styleId="af1">
    <w:name w:val="List Paragraph"/>
    <w:basedOn w:val="a"/>
    <w:qFormat/>
    <w:rsid w:val="00BB5948"/>
    <w:pPr>
      <w:ind w:firstLineChars="200" w:firstLine="420"/>
    </w:pPr>
    <w:rPr>
      <w:rFonts w:ascii="Cambria" w:hAnsi="Cambria"/>
      <w:sz w:val="24"/>
    </w:rPr>
  </w:style>
  <w:style w:type="character" w:customStyle="1" w:styleId="def">
    <w:name w:val="def"/>
    <w:rsid w:val="00BB5948"/>
    <w:rPr>
      <w:rFonts w:cs="Times New Roman"/>
    </w:rPr>
  </w:style>
  <w:style w:type="paragraph" w:styleId="11">
    <w:name w:val="toc 1"/>
    <w:basedOn w:val="a"/>
    <w:next w:val="a"/>
    <w:autoRedefine/>
    <w:semiHidden/>
    <w:rsid w:val="00BB5948"/>
    <w:pPr>
      <w:spacing w:before="120" w:after="120"/>
      <w:jc w:val="left"/>
    </w:pPr>
    <w:rPr>
      <w:b/>
      <w:bCs/>
      <w:caps/>
      <w:sz w:val="20"/>
      <w:szCs w:val="20"/>
    </w:rPr>
  </w:style>
  <w:style w:type="paragraph" w:styleId="22">
    <w:name w:val="toc 2"/>
    <w:basedOn w:val="a"/>
    <w:next w:val="a"/>
    <w:autoRedefine/>
    <w:semiHidden/>
    <w:rsid w:val="00BB5948"/>
    <w:pPr>
      <w:ind w:left="210"/>
      <w:jc w:val="left"/>
    </w:pPr>
    <w:rPr>
      <w:smallCaps/>
      <w:sz w:val="20"/>
      <w:szCs w:val="20"/>
    </w:rPr>
  </w:style>
  <w:style w:type="paragraph" w:styleId="31">
    <w:name w:val="toc 3"/>
    <w:basedOn w:val="a"/>
    <w:next w:val="a"/>
    <w:autoRedefine/>
    <w:semiHidden/>
    <w:rsid w:val="00BB5948"/>
    <w:pPr>
      <w:ind w:left="420"/>
      <w:jc w:val="left"/>
    </w:pPr>
    <w:rPr>
      <w:i/>
      <w:iCs/>
      <w:sz w:val="20"/>
      <w:szCs w:val="20"/>
    </w:rPr>
  </w:style>
  <w:style w:type="paragraph" w:styleId="40">
    <w:name w:val="toc 4"/>
    <w:basedOn w:val="a"/>
    <w:next w:val="a"/>
    <w:autoRedefine/>
    <w:semiHidden/>
    <w:rsid w:val="00BB5948"/>
    <w:pPr>
      <w:ind w:left="630"/>
      <w:jc w:val="left"/>
    </w:pPr>
    <w:rPr>
      <w:sz w:val="18"/>
      <w:szCs w:val="18"/>
    </w:rPr>
  </w:style>
  <w:style w:type="paragraph" w:styleId="50">
    <w:name w:val="toc 5"/>
    <w:basedOn w:val="a"/>
    <w:next w:val="a"/>
    <w:autoRedefine/>
    <w:semiHidden/>
    <w:rsid w:val="00BB5948"/>
    <w:pPr>
      <w:ind w:left="840"/>
      <w:jc w:val="left"/>
    </w:pPr>
    <w:rPr>
      <w:sz w:val="18"/>
      <w:szCs w:val="18"/>
    </w:rPr>
  </w:style>
  <w:style w:type="paragraph" w:styleId="6">
    <w:name w:val="toc 6"/>
    <w:basedOn w:val="a"/>
    <w:next w:val="a"/>
    <w:autoRedefine/>
    <w:semiHidden/>
    <w:rsid w:val="00BB5948"/>
    <w:pPr>
      <w:ind w:left="1050"/>
      <w:jc w:val="left"/>
    </w:pPr>
    <w:rPr>
      <w:sz w:val="18"/>
      <w:szCs w:val="18"/>
    </w:rPr>
  </w:style>
  <w:style w:type="paragraph" w:styleId="7">
    <w:name w:val="toc 7"/>
    <w:basedOn w:val="a"/>
    <w:next w:val="a"/>
    <w:autoRedefine/>
    <w:semiHidden/>
    <w:rsid w:val="00BB5948"/>
    <w:pPr>
      <w:ind w:left="1260"/>
      <w:jc w:val="left"/>
    </w:pPr>
    <w:rPr>
      <w:sz w:val="18"/>
      <w:szCs w:val="18"/>
    </w:rPr>
  </w:style>
  <w:style w:type="paragraph" w:styleId="8">
    <w:name w:val="toc 8"/>
    <w:basedOn w:val="a"/>
    <w:next w:val="a"/>
    <w:autoRedefine/>
    <w:semiHidden/>
    <w:rsid w:val="00BB5948"/>
    <w:pPr>
      <w:ind w:left="1470"/>
      <w:jc w:val="left"/>
    </w:pPr>
    <w:rPr>
      <w:sz w:val="18"/>
      <w:szCs w:val="18"/>
    </w:rPr>
  </w:style>
  <w:style w:type="paragraph" w:styleId="9">
    <w:name w:val="toc 9"/>
    <w:basedOn w:val="a"/>
    <w:next w:val="a"/>
    <w:autoRedefine/>
    <w:semiHidden/>
    <w:rsid w:val="00BB5948"/>
    <w:pPr>
      <w:ind w:left="1680"/>
      <w:jc w:val="left"/>
    </w:pPr>
    <w:rPr>
      <w:sz w:val="18"/>
      <w:szCs w:val="18"/>
    </w:rPr>
  </w:style>
  <w:style w:type="character" w:customStyle="1" w:styleId="CharChar">
    <w:name w:val="Char Char"/>
    <w:rsid w:val="00BB5948"/>
    <w:rPr>
      <w:rFonts w:ascii="Courier New" w:eastAsia="宋体" w:hAnsi="Courier New" w:cs="Courier New"/>
      <w:kern w:val="2"/>
      <w:lang w:val="en-US" w:eastAsia="zh-CN" w:bidi="ar-SA"/>
    </w:rPr>
  </w:style>
  <w:style w:type="character" w:styleId="af2">
    <w:name w:val="page number"/>
    <w:basedOn w:val="a0"/>
    <w:rsid w:val="00BB59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3173</Words>
  <Characters>18089</Characters>
  <Application>Microsoft Office Word</Application>
  <DocSecurity>0</DocSecurity>
  <Lines>150</Lines>
  <Paragraphs>42</Paragraphs>
  <ScaleCrop>false</ScaleCrop>
  <Company/>
  <LinksUpToDate>false</LinksUpToDate>
  <CharactersWithSpaces>21220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dc:creator>
  <cp:keywords/>
  <dc:description/>
  <cp:lastModifiedBy>jiao wang</cp:lastModifiedBy>
  <cp:revision>3</cp:revision>
  <dcterms:created xsi:type="dcterms:W3CDTF">2017-11-24T02:17:00Z</dcterms:created>
  <dcterms:modified xsi:type="dcterms:W3CDTF">2017-11-24T02:17:00Z</dcterms:modified>
</cp:coreProperties>
</file>